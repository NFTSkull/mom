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E97A91" w:rsidRDefault="00E97A91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A37501D" w14:textId="77777777" w:rsidR="0044457C" w:rsidRDefault="0044457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5DAB6C7B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2EB378F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A05A809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5A39BBE3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1C8F396" w14:textId="77777777" w:rsidR="00C87E78" w:rsidRDefault="00C87E78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72A3D3EC" w14:textId="77777777" w:rsidR="00C87E78" w:rsidRDefault="00C87E78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D0B940D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E27B00A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0061E4C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4EAFD9C" w14:textId="77777777" w:rsidR="00904122" w:rsidRDefault="00904122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B94D5A5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D846E99" w14:textId="77777777" w:rsidR="004B4786" w:rsidRPr="00C87E78" w:rsidRDefault="00904122" w:rsidP="00C87E78">
      <w:pPr>
        <w:pStyle w:val="Encabezado"/>
        <w:tabs>
          <w:tab w:val="clear" w:pos="4419"/>
          <w:tab w:val="clear" w:pos="8838"/>
        </w:tabs>
        <w:jc w:val="center"/>
        <w:rPr>
          <w:rFonts w:ascii="Trebuchet MS" w:hAnsi="Trebuchet MS" w:cs="Arial"/>
          <w:b/>
          <w:bCs/>
          <w:sz w:val="48"/>
          <w:szCs w:val="48"/>
          <w:lang w:val="es-MX"/>
        </w:rPr>
      </w:pPr>
      <w:r w:rsidRPr="00C87E78">
        <w:rPr>
          <w:rFonts w:ascii="Trebuchet MS" w:hAnsi="Trebuchet MS" w:cs="Arial"/>
          <w:b/>
          <w:bCs/>
          <w:sz w:val="48"/>
          <w:szCs w:val="48"/>
          <w:lang w:val="es-MX"/>
        </w:rPr>
        <w:t>POLÍTICA DE PREVENCIÓN DE RIESGOS PSICOSOCIALES, VIOLENCIA LABORAL Y ENTORNO ORGANIZACIONAL FAVORABLE</w:t>
      </w:r>
    </w:p>
    <w:p w14:paraId="3DEEC669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656B9AB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5FB0818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49F31CB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1E2DA534" w14:textId="77777777" w:rsidR="00904122" w:rsidRPr="00287E6B" w:rsidRDefault="00904122" w:rsidP="00904122">
      <w:pPr>
        <w:jc w:val="center"/>
        <w:rPr>
          <w:rFonts w:ascii="Trebuchet MS" w:hAnsi="Trebuchet MS" w:cs="Arial"/>
          <w:b/>
          <w:bCs/>
          <w:noProof/>
          <w:sz w:val="32"/>
          <w:szCs w:val="32"/>
        </w:rPr>
      </w:pPr>
      <w:r w:rsidRPr="00287E6B">
        <w:rPr>
          <w:rFonts w:ascii="Trebuchet MS" w:hAnsi="Trebuchet MS" w:cs="Arial"/>
          <w:b/>
          <w:bCs/>
          <w:noProof/>
          <w:sz w:val="32"/>
          <w:szCs w:val="32"/>
        </w:rPr>
        <w:t>Evidencia de cumplimento a la NOM-035-STPS-2018</w:t>
      </w:r>
    </w:p>
    <w:p w14:paraId="53128261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2486C05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101652C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B99056E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7494B693" w14:textId="7B0227C8" w:rsidR="00904122" w:rsidRPr="00C87E78" w:rsidRDefault="00904122" w:rsidP="00904122">
      <w:pPr>
        <w:jc w:val="center"/>
        <w:rPr>
          <w:rFonts w:ascii="Trebuchet MS" w:hAnsi="Trebuchet MS" w:cs="Arial"/>
          <w:noProof/>
          <w:sz w:val="32"/>
          <w:szCs w:val="32"/>
          <w:lang w:val="es-MX"/>
        </w:rPr>
      </w:pPr>
      <w:bookmarkStart w:id="0" w:name="_Hlk37162174"/>
      <w:r w:rsidRPr="7513FBF0">
        <w:rPr>
          <w:rFonts w:ascii="Trebuchet MS" w:hAnsi="Trebuchet MS" w:cs="Arial"/>
          <w:noProof/>
          <w:sz w:val="32"/>
          <w:szCs w:val="32"/>
        </w:rPr>
        <w:t>Razón social:</w:t>
      </w:r>
      <w:r w:rsidR="036451C8" w:rsidRPr="7513FBF0">
        <w:rPr>
          <w:rFonts w:ascii="Trebuchet MS" w:hAnsi="Trebuchet MS" w:cs="Arial"/>
          <w:noProof/>
          <w:sz w:val="32"/>
          <w:szCs w:val="32"/>
        </w:rPr>
        <w:t xml:space="preserve"> Alpha Metals México</w:t>
      </w:r>
      <w:bookmarkEnd w:id="0"/>
    </w:p>
    <w:p w14:paraId="1299C43A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DDBEF00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461D779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CF2D8B6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FB78278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1FC39945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562CB0E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4CE0A41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2EBF3C5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D98A12B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2946DB82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5997CC1D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110FFD37" w14:textId="77777777" w:rsidR="004B4786" w:rsidRDefault="004B4786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B699379" w14:textId="77777777" w:rsidR="009427E3" w:rsidRDefault="009427E3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FE9F23F" w14:textId="77777777" w:rsidR="009427E3" w:rsidRDefault="009427E3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1939"/>
        <w:gridCol w:w="7701"/>
      </w:tblGrid>
      <w:tr w:rsidR="00D510ED" w:rsidRPr="009427E3" w14:paraId="479B8268" w14:textId="77777777" w:rsidTr="7513FBF0">
        <w:tc>
          <w:tcPr>
            <w:tcW w:w="1939" w:type="dxa"/>
          </w:tcPr>
          <w:p w14:paraId="4946F40E" w14:textId="77777777" w:rsidR="00D510ED" w:rsidRPr="009427E3" w:rsidRDefault="00D510ED" w:rsidP="00D71B00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lastRenderedPageBreak/>
              <w:t>Datos de Identificación</w:t>
            </w:r>
            <w:r w:rsidR="004F53E1" w:rsidRPr="009427E3">
              <w:rPr>
                <w:rFonts w:ascii="Trebuchet MS" w:hAnsi="Trebuchet MS" w:cs="Arial"/>
                <w:b/>
                <w:color w:val="002774"/>
                <w:lang w:val="es-MX"/>
              </w:rPr>
              <w:t>.</w:t>
            </w:r>
          </w:p>
        </w:tc>
        <w:tc>
          <w:tcPr>
            <w:tcW w:w="7701" w:type="dxa"/>
          </w:tcPr>
          <w:p w14:paraId="3A98281E" w14:textId="77777777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b/>
                <w:bCs/>
                <w:lang w:val="es-MX"/>
              </w:rPr>
            </w:pPr>
            <w:r w:rsidRPr="009427E3">
              <w:rPr>
                <w:rFonts w:ascii="Trebuchet MS" w:hAnsi="Trebuchet MS" w:cs="Arial"/>
                <w:b/>
                <w:bCs/>
                <w:lang w:val="es-MX"/>
              </w:rPr>
              <w:t xml:space="preserve">Política: </w:t>
            </w:r>
            <w:r w:rsidR="00DD4F76" w:rsidRPr="009427E3">
              <w:rPr>
                <w:rFonts w:ascii="Trebuchet MS" w:hAnsi="Trebuchet MS" w:cs="Arial"/>
                <w:b/>
                <w:bCs/>
                <w:lang w:val="es-MX"/>
              </w:rPr>
              <w:t xml:space="preserve">Prevención de </w:t>
            </w:r>
            <w:r w:rsidR="004F53E1" w:rsidRPr="009427E3">
              <w:rPr>
                <w:rFonts w:ascii="Trebuchet MS" w:hAnsi="Trebuchet MS" w:cs="Arial"/>
                <w:b/>
                <w:bCs/>
                <w:lang w:val="es-MX"/>
              </w:rPr>
              <w:t>r</w:t>
            </w:r>
            <w:r w:rsidR="00DD4F76" w:rsidRPr="009427E3">
              <w:rPr>
                <w:rFonts w:ascii="Trebuchet MS" w:hAnsi="Trebuchet MS" w:cs="Arial"/>
                <w:b/>
                <w:bCs/>
                <w:lang w:val="es-MX"/>
              </w:rPr>
              <w:t xml:space="preserve">iesgos </w:t>
            </w:r>
            <w:r w:rsidR="004F53E1" w:rsidRPr="009427E3">
              <w:rPr>
                <w:rFonts w:ascii="Trebuchet MS" w:hAnsi="Trebuchet MS" w:cs="Arial"/>
                <w:b/>
                <w:bCs/>
                <w:lang w:val="es-MX"/>
              </w:rPr>
              <w:t>p</w:t>
            </w:r>
            <w:r w:rsidR="00DD4F76" w:rsidRPr="009427E3">
              <w:rPr>
                <w:rFonts w:ascii="Trebuchet MS" w:hAnsi="Trebuchet MS" w:cs="Arial"/>
                <w:b/>
                <w:bCs/>
                <w:lang w:val="es-MX"/>
              </w:rPr>
              <w:t>sicosociales</w:t>
            </w:r>
            <w:r w:rsidR="004F53E1" w:rsidRPr="009427E3">
              <w:rPr>
                <w:rFonts w:ascii="Trebuchet MS" w:hAnsi="Trebuchet MS" w:cs="Arial"/>
                <w:b/>
                <w:bCs/>
                <w:lang w:val="es-MX"/>
              </w:rPr>
              <w:t>, violencia laboral</w:t>
            </w:r>
            <w:r w:rsidR="00DD4F76" w:rsidRPr="009427E3">
              <w:rPr>
                <w:rFonts w:ascii="Trebuchet MS" w:hAnsi="Trebuchet MS" w:cs="Arial"/>
                <w:b/>
                <w:bCs/>
                <w:lang w:val="es-MX"/>
              </w:rPr>
              <w:t xml:space="preserve"> y entorno organizacional favorable</w:t>
            </w:r>
            <w:r w:rsidR="001C4022" w:rsidRPr="009427E3">
              <w:rPr>
                <w:rFonts w:ascii="Trebuchet MS" w:hAnsi="Trebuchet MS" w:cs="Arial"/>
                <w:b/>
                <w:bCs/>
                <w:lang w:val="es-MX"/>
              </w:rPr>
              <w:t>.</w:t>
            </w:r>
          </w:p>
          <w:p w14:paraId="1F72F646" w14:textId="77777777" w:rsidR="001C4022" w:rsidRPr="009427E3" w:rsidRDefault="001C4022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D14529C" w14:textId="7B8E9421" w:rsidR="00A43BED" w:rsidRPr="009427E3" w:rsidRDefault="00A43B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Fecha de elaboración: </w:t>
            </w:r>
            <w:r w:rsidR="0057086C">
              <w:rPr>
                <w:rFonts w:ascii="Trebuchet MS" w:hAnsi="Trebuchet MS" w:cs="Arial"/>
                <w:lang w:val="es-MX"/>
              </w:rPr>
              <w:t>21 agosto de 2026</w:t>
            </w:r>
          </w:p>
          <w:p w14:paraId="08CE6F91" w14:textId="77777777" w:rsidR="00A43BED" w:rsidRPr="009427E3" w:rsidRDefault="00A43B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3470273" w14:textId="0B334544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Fecha de inicio de vigencia: </w:t>
            </w:r>
            <w:r w:rsidR="0057086C">
              <w:rPr>
                <w:rFonts w:ascii="Trebuchet MS" w:hAnsi="Trebuchet MS" w:cs="Arial"/>
                <w:lang w:val="es-MX"/>
              </w:rPr>
              <w:t>21 de agosto de 202</w:t>
            </w:r>
            <w:r w:rsidR="000564BE">
              <w:rPr>
                <w:rFonts w:ascii="Trebuchet MS" w:hAnsi="Trebuchet MS" w:cs="Arial"/>
                <w:lang w:val="es-MX"/>
              </w:rPr>
              <w:t>6</w:t>
            </w:r>
          </w:p>
          <w:p w14:paraId="61CDCEAD" w14:textId="77777777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219ABDE1" w14:textId="15FC8AE5" w:rsidR="00A43B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Revisión: </w:t>
            </w:r>
            <w:r w:rsidR="007248BB" w:rsidRPr="009427E3">
              <w:rPr>
                <w:rFonts w:ascii="Trebuchet MS" w:hAnsi="Trebuchet MS" w:cs="Arial"/>
                <w:lang w:val="es-MX"/>
              </w:rPr>
              <w:t>1ra Publicación</w:t>
            </w:r>
            <w:r w:rsidR="00A43BED" w:rsidRPr="009427E3">
              <w:rPr>
                <w:rFonts w:ascii="Trebuchet MS" w:hAnsi="Trebuchet MS" w:cs="Arial"/>
                <w:lang w:val="es-MX"/>
              </w:rPr>
              <w:t xml:space="preserve">: </w:t>
            </w:r>
            <w:r w:rsidR="000564BE">
              <w:rPr>
                <w:rFonts w:ascii="Trebuchet MS" w:hAnsi="Trebuchet MS" w:cs="Arial"/>
                <w:lang w:val="es-MX"/>
              </w:rPr>
              <w:t>07 de septiembre 2026</w:t>
            </w:r>
          </w:p>
          <w:p w14:paraId="6BB9E253" w14:textId="77777777" w:rsidR="00A43BED" w:rsidRPr="009427E3" w:rsidRDefault="00A43B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0958F782" w14:textId="52C3A9AC" w:rsidR="00A43BED" w:rsidRPr="009427E3" w:rsidRDefault="001737DA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Fecha de difusión: </w:t>
            </w:r>
            <w:r w:rsidR="000564BE">
              <w:rPr>
                <w:rFonts w:ascii="Trebuchet MS" w:hAnsi="Trebuchet MS" w:cs="Arial"/>
                <w:lang w:val="es-MX"/>
              </w:rPr>
              <w:t xml:space="preserve">07 </w:t>
            </w:r>
            <w:proofErr w:type="spellStart"/>
            <w:r w:rsidR="000564BE">
              <w:rPr>
                <w:rFonts w:ascii="Trebuchet MS" w:hAnsi="Trebuchet MS" w:cs="Arial"/>
                <w:lang w:val="es-MX"/>
              </w:rPr>
              <w:t>septie</w:t>
            </w:r>
            <w:proofErr w:type="spellEnd"/>
            <w:r w:rsidR="000564BE">
              <w:rPr>
                <w:rFonts w:ascii="Trebuchet MS" w:hAnsi="Trebuchet MS" w:cs="Arial"/>
                <w:lang w:val="es-MX"/>
              </w:rPr>
              <w:t xml:space="preserve"> de 2026</w:t>
            </w:r>
          </w:p>
          <w:p w14:paraId="23DE523C" w14:textId="77777777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6C0BA3AB" w14:textId="39B93929" w:rsidR="00D510ED" w:rsidRPr="009427E3" w:rsidRDefault="00B73F5E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Modificaciones:</w:t>
            </w:r>
            <w:r w:rsidR="001737DA" w:rsidRPr="009427E3">
              <w:rPr>
                <w:rFonts w:ascii="Trebuchet MS" w:hAnsi="Trebuchet MS" w:cs="Arial"/>
                <w:lang w:val="es-MX"/>
              </w:rPr>
              <w:t xml:space="preserve"> </w:t>
            </w:r>
            <w:r w:rsidR="000564BE">
              <w:rPr>
                <w:rFonts w:ascii="Trebuchet MS" w:hAnsi="Trebuchet MS" w:cs="Arial"/>
                <w:lang w:val="es-MX"/>
              </w:rPr>
              <w:t>2</w:t>
            </w:r>
          </w:p>
          <w:p w14:paraId="52E56223" w14:textId="77777777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695158AB" w14:textId="03569BE0" w:rsidR="00B73F5E" w:rsidRPr="009427E3" w:rsidRDefault="00B73F5E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Número de Referencia: </w:t>
            </w:r>
            <w:r w:rsidR="008839D2">
              <w:rPr>
                <w:rFonts w:ascii="Trebuchet MS" w:hAnsi="Trebuchet MS" w:cs="Arial"/>
                <w:lang w:val="es-MX"/>
              </w:rPr>
              <w:t>NOM 035</w:t>
            </w:r>
          </w:p>
          <w:p w14:paraId="07547A01" w14:textId="77777777" w:rsidR="00D510ED" w:rsidRPr="009427E3" w:rsidRDefault="00D510ED" w:rsidP="00D71B0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</w:tr>
      <w:tr w:rsidR="00D510ED" w:rsidRPr="009427E3" w14:paraId="599DD76A" w14:textId="77777777" w:rsidTr="7513FBF0">
        <w:tc>
          <w:tcPr>
            <w:tcW w:w="1939" w:type="dxa"/>
          </w:tcPr>
          <w:p w14:paraId="5043CB0F" w14:textId="77777777" w:rsidR="00D510ED" w:rsidRPr="009427E3" w:rsidRDefault="00D510ED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1EFAB4A" w14:textId="77777777" w:rsidR="00D510ED" w:rsidRPr="009427E3" w:rsidRDefault="00D510ED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Uso de la Política.</w:t>
            </w:r>
          </w:p>
        </w:tc>
        <w:tc>
          <w:tcPr>
            <w:tcW w:w="7701" w:type="dxa"/>
          </w:tcPr>
          <w:p w14:paraId="07459315" w14:textId="77777777" w:rsidR="00D510ED" w:rsidRPr="009427E3" w:rsidRDefault="00D510ED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1129410C" w14:textId="44105ABE" w:rsidR="00D510ED" w:rsidRPr="009427E3" w:rsidRDefault="6E43047D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7513FBF0">
              <w:rPr>
                <w:rFonts w:ascii="Trebuchet MS" w:hAnsi="Trebuchet MS" w:cs="Arial"/>
                <w:lang w:val="es-MX"/>
              </w:rPr>
              <w:t>El contenido</w:t>
            </w:r>
            <w:r w:rsidR="24449E60" w:rsidRPr="7513FBF0">
              <w:rPr>
                <w:rFonts w:ascii="Trebuchet MS" w:hAnsi="Trebuchet MS" w:cs="Arial"/>
                <w:lang w:val="es-MX"/>
              </w:rPr>
              <w:t xml:space="preserve"> de la presente p</w:t>
            </w:r>
            <w:r w:rsidRPr="7513FBF0">
              <w:rPr>
                <w:rFonts w:ascii="Trebuchet MS" w:hAnsi="Trebuchet MS" w:cs="Arial"/>
                <w:lang w:val="es-MX"/>
              </w:rPr>
              <w:t xml:space="preserve">olítica es para uso exclusivo de </w:t>
            </w:r>
            <w:r w:rsidR="24449E60" w:rsidRPr="7513FBF0">
              <w:rPr>
                <w:rFonts w:ascii="Trebuchet MS" w:hAnsi="Trebuchet MS" w:cs="Arial"/>
                <w:lang w:val="es-MX"/>
              </w:rPr>
              <w:t xml:space="preserve">los centros de trabajo </w:t>
            </w:r>
            <w:r w:rsidR="7681B364" w:rsidRPr="7513FBF0">
              <w:rPr>
                <w:rFonts w:ascii="Trebuchet MS" w:hAnsi="Trebuchet MS" w:cs="Arial"/>
                <w:lang w:val="es-MX"/>
              </w:rPr>
              <w:t xml:space="preserve">de </w:t>
            </w:r>
            <w:r w:rsidRPr="7513FBF0">
              <w:rPr>
                <w:rFonts w:ascii="Trebuchet MS" w:hAnsi="Trebuchet MS" w:cs="Arial"/>
                <w:lang w:val="es-MX"/>
              </w:rPr>
              <w:t xml:space="preserve">la </w:t>
            </w:r>
            <w:r w:rsidR="2A95B9C2" w:rsidRPr="7513FBF0">
              <w:rPr>
                <w:rFonts w:ascii="Trebuchet MS" w:hAnsi="Trebuchet MS" w:cs="Arial"/>
                <w:lang w:val="es-MX"/>
              </w:rPr>
              <w:t>e</w:t>
            </w:r>
            <w:r w:rsidRPr="7513FBF0">
              <w:rPr>
                <w:rFonts w:ascii="Trebuchet MS" w:hAnsi="Trebuchet MS" w:cs="Arial"/>
                <w:lang w:val="es-MX"/>
              </w:rPr>
              <w:t>mpresa</w:t>
            </w:r>
            <w:r w:rsidR="6AB948BC" w:rsidRPr="7513FBF0">
              <w:rPr>
                <w:rFonts w:ascii="Trebuchet MS" w:hAnsi="Trebuchet MS" w:cs="Arial"/>
                <w:lang w:val="es-MX"/>
              </w:rPr>
              <w:t xml:space="preserve"> </w:t>
            </w:r>
            <w:r w:rsidR="6BE90842" w:rsidRPr="7513FBF0">
              <w:rPr>
                <w:rFonts w:ascii="Trebuchet MS" w:hAnsi="Trebuchet MS" w:cs="Arial"/>
                <w:b/>
                <w:bCs/>
                <w:lang w:val="es-MX"/>
              </w:rPr>
              <w:t>Alpha Metals México</w:t>
            </w:r>
            <w:r w:rsidR="4CD4AF26" w:rsidRPr="7513FBF0">
              <w:rPr>
                <w:rFonts w:ascii="Trebuchet MS" w:hAnsi="Trebuchet MS" w:cs="Arial"/>
                <w:b/>
                <w:bCs/>
              </w:rPr>
              <w:t xml:space="preserve"> </w:t>
            </w:r>
            <w:r w:rsidRPr="7513FBF0">
              <w:rPr>
                <w:rFonts w:ascii="Trebuchet MS" w:hAnsi="Trebuchet MS" w:cs="Arial"/>
                <w:lang w:val="es-MX"/>
              </w:rPr>
              <w:t xml:space="preserve">durante </w:t>
            </w:r>
            <w:r w:rsidR="4607FBBE" w:rsidRPr="7513FBF0">
              <w:rPr>
                <w:rFonts w:ascii="Trebuchet MS" w:hAnsi="Trebuchet MS" w:cs="Arial"/>
                <w:lang w:val="es-MX"/>
              </w:rPr>
              <w:t>el tiempo que sea designado y</w:t>
            </w:r>
            <w:r w:rsidRPr="7513FBF0">
              <w:rPr>
                <w:rFonts w:ascii="Trebuchet MS" w:hAnsi="Trebuchet MS" w:cs="Arial"/>
                <w:lang w:val="es-MX"/>
              </w:rPr>
              <w:t xml:space="preserve"> publicada en los medios destinados para su difusión.</w:t>
            </w:r>
          </w:p>
          <w:p w14:paraId="6537F28F" w14:textId="77777777" w:rsidR="00D510ED" w:rsidRPr="009427E3" w:rsidRDefault="00D510ED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57C6A13" w14:textId="77777777" w:rsidR="00D510ED" w:rsidRPr="009427E3" w:rsidRDefault="00D510ED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No está permitido darla a conocer a terceros fuera de la Empresa, copiarla o imprimirla.</w:t>
            </w:r>
          </w:p>
          <w:p w14:paraId="6DFB9E20" w14:textId="77777777" w:rsidR="00E97A91" w:rsidRDefault="00E97A91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0DF9E56" w14:textId="77777777" w:rsidR="00E97A91" w:rsidRPr="009427E3" w:rsidRDefault="00E97A91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</w:tr>
    </w:tbl>
    <w:p w14:paraId="44E871BC" w14:textId="77777777" w:rsidR="003300CD" w:rsidRPr="003300CD" w:rsidRDefault="003300CD" w:rsidP="003300CD">
      <w:pPr>
        <w:rPr>
          <w:vanish/>
        </w:rPr>
      </w:pPr>
    </w:p>
    <w:tbl>
      <w:tblPr>
        <w:tblpPr w:leftFromText="141" w:rightFromText="141" w:vertAnchor="page" w:horzAnchor="margin" w:tblpXSpec="center" w:tblpY="10056"/>
        <w:tblW w:w="10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9"/>
        <w:gridCol w:w="3903"/>
        <w:gridCol w:w="3497"/>
      </w:tblGrid>
      <w:tr w:rsidR="001737DA" w:rsidRPr="009427E3" w14:paraId="77952A78" w14:textId="77777777" w:rsidTr="008A010C">
        <w:trPr>
          <w:trHeight w:val="268"/>
        </w:trPr>
        <w:tc>
          <w:tcPr>
            <w:tcW w:w="3579" w:type="dxa"/>
            <w:shd w:val="clear" w:color="auto" w:fill="002774"/>
          </w:tcPr>
          <w:p w14:paraId="7B7915EB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Trebuchet MS" w:hAnsi="Trebuchet MS" w:cs="Arial"/>
                <w:b/>
                <w:color w:val="FFFFFF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FFFFFF"/>
                <w:lang w:val="es-MX"/>
              </w:rPr>
              <w:t>Elaboró</w:t>
            </w:r>
          </w:p>
        </w:tc>
        <w:tc>
          <w:tcPr>
            <w:tcW w:w="3903" w:type="dxa"/>
            <w:shd w:val="clear" w:color="auto" w:fill="002774"/>
          </w:tcPr>
          <w:p w14:paraId="5D6E943A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Trebuchet MS" w:hAnsi="Trebuchet MS" w:cs="Arial"/>
                <w:b/>
                <w:color w:val="FFFFFF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FFFFFF"/>
                <w:lang w:val="es-MX"/>
              </w:rPr>
              <w:t>Revisó</w:t>
            </w:r>
          </w:p>
        </w:tc>
        <w:tc>
          <w:tcPr>
            <w:tcW w:w="3497" w:type="dxa"/>
            <w:shd w:val="clear" w:color="auto" w:fill="002774"/>
          </w:tcPr>
          <w:p w14:paraId="44922EB7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Trebuchet MS" w:hAnsi="Trebuchet MS" w:cs="Arial"/>
                <w:b/>
                <w:color w:val="FFFFFF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FFFFFF"/>
                <w:lang w:val="es-MX"/>
              </w:rPr>
              <w:t>Aprobó</w:t>
            </w:r>
          </w:p>
        </w:tc>
      </w:tr>
      <w:tr w:rsidR="001737DA" w:rsidRPr="009427E3" w14:paraId="144A5D23" w14:textId="77777777" w:rsidTr="008A010C">
        <w:trPr>
          <w:trHeight w:val="1359"/>
        </w:trPr>
        <w:tc>
          <w:tcPr>
            <w:tcW w:w="3579" w:type="dxa"/>
          </w:tcPr>
          <w:p w14:paraId="738610EB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637805D2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463F29E8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3A0FF5F2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3903" w:type="dxa"/>
          </w:tcPr>
          <w:p w14:paraId="5630AD66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61829076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0DE4B5B7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3497" w:type="dxa"/>
          </w:tcPr>
          <w:p w14:paraId="66204FF1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2DBF0D7D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6B62F1B3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02F2C34E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  <w:p w14:paraId="680A4E5D" w14:textId="77777777" w:rsidR="001737DA" w:rsidRPr="009427E3" w:rsidRDefault="001737DA" w:rsidP="001737DA">
            <w:pPr>
              <w:pStyle w:val="Encabezado"/>
              <w:tabs>
                <w:tab w:val="clear" w:pos="4419"/>
                <w:tab w:val="clear" w:pos="8838"/>
              </w:tabs>
              <w:rPr>
                <w:rFonts w:ascii="Trebuchet MS" w:hAnsi="Trebuchet MS" w:cs="Arial"/>
                <w:lang w:val="es-MX"/>
              </w:rPr>
            </w:pPr>
          </w:p>
        </w:tc>
      </w:tr>
      <w:tr w:rsidR="003D72FB" w:rsidRPr="009427E3" w14:paraId="19219836" w14:textId="77777777" w:rsidTr="008A010C">
        <w:trPr>
          <w:trHeight w:val="554"/>
        </w:trPr>
        <w:tc>
          <w:tcPr>
            <w:tcW w:w="3579" w:type="dxa"/>
            <w:vAlign w:val="center"/>
          </w:tcPr>
          <w:p w14:paraId="296FEF7D" w14:textId="243E50AC" w:rsidR="003D72FB" w:rsidRPr="0057086C" w:rsidRDefault="0057086C" w:rsidP="005708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Israel Vazquez García</w:t>
            </w:r>
          </w:p>
        </w:tc>
        <w:tc>
          <w:tcPr>
            <w:tcW w:w="3903" w:type="dxa"/>
          </w:tcPr>
          <w:p w14:paraId="7194DBDC" w14:textId="1ACDD27A" w:rsidR="003D72FB" w:rsidRPr="0057086C" w:rsidRDefault="008A010C" w:rsidP="008A010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Maria Estrella Ortiz Olvera</w:t>
            </w:r>
          </w:p>
        </w:tc>
        <w:tc>
          <w:tcPr>
            <w:tcW w:w="3497" w:type="dxa"/>
          </w:tcPr>
          <w:p w14:paraId="769D0D3C" w14:textId="5F864153" w:rsidR="003D72FB" w:rsidRPr="0057086C" w:rsidRDefault="0007584F" w:rsidP="0057086C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Jesus Badilla</w:t>
            </w:r>
          </w:p>
        </w:tc>
      </w:tr>
    </w:tbl>
    <w:p w14:paraId="54CD245A" w14:textId="77777777" w:rsidR="004739B4" w:rsidRDefault="004739B4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1231BE67" w14:textId="77777777" w:rsidR="009427E3" w:rsidRDefault="009427E3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638EC8E" w14:textId="77777777" w:rsidR="00755181" w:rsidRDefault="00755181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3F6948AA" w14:textId="77777777" w:rsidR="0057086C" w:rsidRDefault="0057086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273026D" w14:textId="77777777" w:rsidR="0057086C" w:rsidRDefault="0057086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0C24DF6" w14:textId="77777777" w:rsidR="0057086C" w:rsidRDefault="0057086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D072C0D" w14:textId="77777777" w:rsidR="005D290C" w:rsidRDefault="005D290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48A21919" w14:textId="77777777" w:rsidR="005D290C" w:rsidRDefault="005D290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6BD18F9B" w14:textId="77777777" w:rsidR="005D290C" w:rsidRDefault="005D290C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238601FE" w14:textId="77777777" w:rsidR="00B9634D" w:rsidRDefault="00B9634D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0F3CABC7" w14:textId="77777777" w:rsidR="00B9634D" w:rsidRDefault="00B9634D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p w14:paraId="5B08B5D1" w14:textId="77777777" w:rsidR="009427E3" w:rsidRDefault="009427E3">
      <w:pPr>
        <w:pStyle w:val="Encabezado"/>
        <w:tabs>
          <w:tab w:val="clear" w:pos="4419"/>
          <w:tab w:val="clear" w:pos="8838"/>
        </w:tabs>
        <w:rPr>
          <w:rFonts w:ascii="Arial" w:hAnsi="Arial" w:cs="Arial"/>
          <w:lang w:val="es-MX"/>
        </w:rPr>
      </w:pPr>
    </w:p>
    <w:tbl>
      <w:tblPr>
        <w:tblW w:w="8837" w:type="dxa"/>
        <w:tblLook w:val="01E0" w:firstRow="1" w:lastRow="1" w:firstColumn="1" w:lastColumn="1" w:noHBand="0" w:noVBand="0"/>
      </w:tblPr>
      <w:tblGrid>
        <w:gridCol w:w="1560"/>
        <w:gridCol w:w="40"/>
        <w:gridCol w:w="414"/>
        <w:gridCol w:w="163"/>
        <w:gridCol w:w="6660"/>
      </w:tblGrid>
      <w:tr w:rsidR="005D290C" w:rsidRPr="009427E3" w14:paraId="3490780C" w14:textId="77777777" w:rsidTr="7513FBF0">
        <w:trPr>
          <w:trHeight w:val="320"/>
        </w:trPr>
        <w:tc>
          <w:tcPr>
            <w:tcW w:w="1468" w:type="dxa"/>
            <w:gridSpan w:val="2"/>
          </w:tcPr>
          <w:p w14:paraId="444FDBAF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lastRenderedPageBreak/>
              <w:t>Contenido.</w:t>
            </w:r>
          </w:p>
        </w:tc>
        <w:tc>
          <w:tcPr>
            <w:tcW w:w="603" w:type="dxa"/>
            <w:gridSpan w:val="2"/>
          </w:tcPr>
          <w:p w14:paraId="16DEB4AB" w14:textId="77777777" w:rsidR="005D290C" w:rsidRPr="009427E3" w:rsidRDefault="005D290C" w:rsidP="005D290C">
            <w:pPr>
              <w:jc w:val="both"/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6766" w:type="dxa"/>
          </w:tcPr>
          <w:p w14:paraId="4E64BDA1" w14:textId="77777777" w:rsidR="005D290C" w:rsidRPr="009427E3" w:rsidRDefault="005D290C">
            <w:pPr>
              <w:numPr>
                <w:ilvl w:val="0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Objetivo.</w:t>
            </w:r>
          </w:p>
          <w:p w14:paraId="0AD9C6F4" w14:textId="77777777" w:rsidR="005D290C" w:rsidRPr="009427E3" w:rsidRDefault="005D290C">
            <w:pPr>
              <w:jc w:val="both"/>
              <w:rPr>
                <w:rFonts w:ascii="Trebuchet MS" w:hAnsi="Trebuchet MS" w:cs="Arial"/>
                <w:lang w:val="es-MX"/>
              </w:rPr>
            </w:pPr>
          </w:p>
          <w:p w14:paraId="2DDAEA0C" w14:textId="77777777" w:rsidR="005D290C" w:rsidRPr="009427E3" w:rsidRDefault="005D290C">
            <w:pPr>
              <w:numPr>
                <w:ilvl w:val="0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Aplicación.</w:t>
            </w:r>
          </w:p>
          <w:p w14:paraId="4B1F511A" w14:textId="77777777" w:rsidR="005D290C" w:rsidRPr="009427E3" w:rsidRDefault="005D290C">
            <w:pPr>
              <w:jc w:val="both"/>
              <w:rPr>
                <w:rFonts w:ascii="Trebuchet MS" w:hAnsi="Trebuchet MS" w:cs="Arial"/>
                <w:lang w:val="es-MX"/>
              </w:rPr>
            </w:pPr>
          </w:p>
          <w:p w14:paraId="5FBBDA49" w14:textId="77777777" w:rsidR="005D290C" w:rsidRPr="009427E3" w:rsidRDefault="005D290C" w:rsidP="009E70FC">
            <w:pPr>
              <w:numPr>
                <w:ilvl w:val="0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Definiciones.</w:t>
            </w:r>
          </w:p>
          <w:p w14:paraId="65F9C3DC" w14:textId="77777777" w:rsidR="005D290C" w:rsidRPr="009427E3" w:rsidRDefault="005D290C" w:rsidP="00AD5360">
            <w:pPr>
              <w:jc w:val="both"/>
              <w:rPr>
                <w:rFonts w:ascii="Trebuchet MS" w:hAnsi="Trebuchet MS" w:cs="Arial"/>
                <w:lang w:val="es-MX"/>
              </w:rPr>
            </w:pPr>
          </w:p>
          <w:p w14:paraId="5AF461EB" w14:textId="77777777" w:rsidR="005D290C" w:rsidRPr="009427E3" w:rsidRDefault="005D290C" w:rsidP="00312993">
            <w:pPr>
              <w:numPr>
                <w:ilvl w:val="0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Política: </w:t>
            </w:r>
          </w:p>
          <w:p w14:paraId="42D85C22" w14:textId="77777777" w:rsidR="005D290C" w:rsidRPr="009427E3" w:rsidRDefault="005D290C" w:rsidP="007D4EFE">
            <w:pPr>
              <w:numPr>
                <w:ilvl w:val="1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Obligaciones </w:t>
            </w:r>
            <w:r w:rsidR="005E50A8">
              <w:rPr>
                <w:rFonts w:ascii="Trebuchet MS" w:hAnsi="Trebuchet MS" w:cs="Arial"/>
                <w:lang w:val="es-MX"/>
              </w:rPr>
              <w:t>de la empresa</w:t>
            </w:r>
          </w:p>
          <w:p w14:paraId="0419D51F" w14:textId="77777777" w:rsidR="005D290C" w:rsidRPr="009427E3" w:rsidRDefault="005D290C" w:rsidP="00A9037C">
            <w:pPr>
              <w:numPr>
                <w:ilvl w:val="1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Obligaciones del </w:t>
            </w:r>
            <w:r w:rsidR="005E50A8">
              <w:rPr>
                <w:rFonts w:ascii="Trebuchet MS" w:hAnsi="Trebuchet MS" w:cs="Arial"/>
                <w:lang w:val="es-MX"/>
              </w:rPr>
              <w:t>c</w:t>
            </w:r>
            <w:r w:rsidRPr="009427E3">
              <w:rPr>
                <w:rFonts w:ascii="Trebuchet MS" w:hAnsi="Trebuchet MS" w:cs="Arial"/>
                <w:lang w:val="es-MX"/>
              </w:rPr>
              <w:t xml:space="preserve">omité de </w:t>
            </w:r>
            <w:r w:rsidR="005E50A8">
              <w:rPr>
                <w:rFonts w:ascii="Trebuchet MS" w:hAnsi="Trebuchet MS" w:cs="Arial"/>
                <w:lang w:val="es-MX"/>
              </w:rPr>
              <w:t>cumplimiento</w:t>
            </w:r>
            <w:r w:rsidRPr="009427E3">
              <w:rPr>
                <w:rFonts w:ascii="Trebuchet MS" w:hAnsi="Trebuchet MS" w:cs="Arial"/>
                <w:lang w:val="es-MX"/>
              </w:rPr>
              <w:t>.</w:t>
            </w:r>
          </w:p>
          <w:p w14:paraId="7EF4B2D6" w14:textId="77777777" w:rsidR="005D290C" w:rsidRPr="009427E3" w:rsidRDefault="005D290C" w:rsidP="00170A3E">
            <w:pPr>
              <w:numPr>
                <w:ilvl w:val="1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 xml:space="preserve">Obligaciones </w:t>
            </w:r>
            <w:r w:rsidR="005E50A8" w:rsidRPr="009427E3">
              <w:rPr>
                <w:rFonts w:ascii="Trebuchet MS" w:hAnsi="Trebuchet MS" w:cs="Arial"/>
                <w:lang w:val="es-MX"/>
              </w:rPr>
              <w:t>de</w:t>
            </w:r>
            <w:r w:rsidR="005E50A8">
              <w:rPr>
                <w:rFonts w:ascii="Trebuchet MS" w:hAnsi="Trebuchet MS" w:cs="Arial"/>
                <w:lang w:val="es-MX"/>
              </w:rPr>
              <w:t xml:space="preserve"> las y los líderes de área.</w:t>
            </w:r>
          </w:p>
          <w:p w14:paraId="6B31B6ED" w14:textId="77777777" w:rsidR="005D290C" w:rsidRPr="009427E3" w:rsidRDefault="005D290C" w:rsidP="00170A3E">
            <w:pPr>
              <w:numPr>
                <w:ilvl w:val="1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Obligaciones de las y los colaboradores.</w:t>
            </w:r>
          </w:p>
          <w:p w14:paraId="5023141B" w14:textId="77777777" w:rsidR="005D290C" w:rsidRPr="009427E3" w:rsidRDefault="005D290C" w:rsidP="00AD5360">
            <w:pPr>
              <w:ind w:left="792"/>
              <w:jc w:val="both"/>
              <w:rPr>
                <w:rFonts w:ascii="Trebuchet MS" w:hAnsi="Trebuchet MS" w:cs="Arial"/>
                <w:lang w:val="es-MX"/>
              </w:rPr>
            </w:pPr>
          </w:p>
          <w:p w14:paraId="1FE8AF92" w14:textId="77777777" w:rsidR="005D290C" w:rsidRPr="009427E3" w:rsidRDefault="005D290C" w:rsidP="00AD5360">
            <w:pPr>
              <w:numPr>
                <w:ilvl w:val="0"/>
                <w:numId w:val="1"/>
              </w:numPr>
              <w:jc w:val="both"/>
              <w:rPr>
                <w:rFonts w:ascii="Trebuchet MS" w:hAnsi="Trebuchet MS" w:cs="Arial"/>
                <w:lang w:val="es-MX"/>
              </w:rPr>
            </w:pPr>
            <w:r w:rsidRPr="009427E3">
              <w:rPr>
                <w:rFonts w:ascii="Trebuchet MS" w:hAnsi="Trebuchet MS" w:cs="Arial"/>
                <w:lang w:val="es-MX"/>
              </w:rPr>
              <w:t>Anexo A.</w:t>
            </w:r>
          </w:p>
        </w:tc>
      </w:tr>
      <w:tr w:rsidR="005D290C" w:rsidRPr="009427E3" w14:paraId="52410FDD" w14:textId="77777777" w:rsidTr="7513FBF0">
        <w:tc>
          <w:tcPr>
            <w:tcW w:w="1428" w:type="dxa"/>
          </w:tcPr>
          <w:p w14:paraId="1F3B1409" w14:textId="77777777" w:rsidR="005D290C" w:rsidRPr="005D290C" w:rsidRDefault="005D290C">
            <w:pPr>
              <w:rPr>
                <w:rFonts w:ascii="Trebuchet MS" w:hAnsi="Trebuchet MS" w:cs="Arial"/>
                <w:b/>
                <w:sz w:val="14"/>
                <w:szCs w:val="14"/>
                <w:lang w:val="es-MX"/>
              </w:rPr>
            </w:pPr>
          </w:p>
          <w:p w14:paraId="562C75D1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9BA4CEB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 xml:space="preserve">1. </w:t>
            </w:r>
          </w:p>
          <w:p w14:paraId="652ADDA2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Objetivo</w:t>
            </w:r>
          </w:p>
        </w:tc>
        <w:tc>
          <w:tcPr>
            <w:tcW w:w="471" w:type="dxa"/>
            <w:gridSpan w:val="2"/>
          </w:tcPr>
          <w:p w14:paraId="664355AD" w14:textId="77777777" w:rsidR="005D290C" w:rsidRPr="009427E3" w:rsidRDefault="005D290C">
            <w:pPr>
              <w:jc w:val="both"/>
              <w:rPr>
                <w:rFonts w:ascii="Trebuchet MS" w:hAnsi="Trebuchet MS" w:cs="Arial"/>
              </w:rPr>
            </w:pPr>
          </w:p>
        </w:tc>
        <w:tc>
          <w:tcPr>
            <w:tcW w:w="6938" w:type="dxa"/>
            <w:gridSpan w:val="2"/>
          </w:tcPr>
          <w:p w14:paraId="1A965116" w14:textId="77777777" w:rsidR="005D290C" w:rsidRPr="005D290C" w:rsidRDefault="005D290C">
            <w:pPr>
              <w:jc w:val="both"/>
              <w:rPr>
                <w:rFonts w:ascii="Trebuchet MS" w:hAnsi="Trebuchet MS" w:cs="Arial"/>
                <w:sz w:val="14"/>
                <w:szCs w:val="14"/>
              </w:rPr>
            </w:pPr>
          </w:p>
          <w:p w14:paraId="7DF4E37C" w14:textId="77777777" w:rsidR="005D290C" w:rsidRPr="009427E3" w:rsidRDefault="005D290C" w:rsidP="00DD4F76">
            <w:pPr>
              <w:jc w:val="both"/>
              <w:rPr>
                <w:rFonts w:ascii="Trebuchet MS" w:hAnsi="Trebuchet MS" w:cs="Arial"/>
              </w:rPr>
            </w:pPr>
          </w:p>
          <w:p w14:paraId="41FDCA04" w14:textId="5061FB94" w:rsidR="005D290C" w:rsidRPr="009427E3" w:rsidRDefault="32CA4DF1" w:rsidP="00DD4F76">
            <w:pPr>
              <w:jc w:val="both"/>
              <w:rPr>
                <w:rFonts w:ascii="Trebuchet MS" w:hAnsi="Trebuchet MS" w:cs="Arial"/>
              </w:rPr>
            </w:pPr>
            <w:r w:rsidRPr="7513FBF0">
              <w:rPr>
                <w:rFonts w:ascii="Trebuchet MS" w:hAnsi="Trebuchet MS" w:cs="Arial"/>
              </w:rPr>
              <w:t xml:space="preserve">En la empresa </w:t>
            </w:r>
            <w:r w:rsidR="53E41B09" w:rsidRPr="7513FBF0">
              <w:rPr>
                <w:rFonts w:ascii="Trebuchet MS" w:hAnsi="Trebuchet MS" w:cs="Arial"/>
                <w:b/>
                <w:bCs/>
              </w:rPr>
              <w:t>Alpha Metals México</w:t>
            </w:r>
            <w:r w:rsidR="4CD4AF26" w:rsidRPr="7513FBF0">
              <w:rPr>
                <w:rFonts w:ascii="Trebuchet MS" w:hAnsi="Trebuchet MS" w:cs="Arial"/>
              </w:rPr>
              <w:t xml:space="preserve"> </w:t>
            </w:r>
            <w:r w:rsidRPr="7513FBF0">
              <w:rPr>
                <w:rFonts w:ascii="Trebuchet MS" w:hAnsi="Trebuchet MS" w:cs="Arial"/>
                <w:color w:val="000000" w:themeColor="text1"/>
              </w:rPr>
              <w:t xml:space="preserve">se establece </w:t>
            </w:r>
            <w:r w:rsidRPr="7513FBF0">
              <w:rPr>
                <w:rFonts w:ascii="Trebuchet MS" w:hAnsi="Trebuchet MS" w:cs="Arial"/>
              </w:rPr>
              <w:t xml:space="preserve">la presente política con el objeto de establecer por escrito, implementar, mantener y difundir la declaración de principios, compromisos y responsables para la prevención de los factores de riesgo psicosocial, la prevención de la violencia laboral, y la promoción de un entorno organizacional favorable. </w:t>
            </w:r>
          </w:p>
          <w:p w14:paraId="44FB30F8" w14:textId="77777777" w:rsidR="005D290C" w:rsidRPr="009427E3" w:rsidRDefault="005D290C" w:rsidP="006D2EE2">
            <w:pPr>
              <w:jc w:val="both"/>
              <w:rPr>
                <w:rFonts w:ascii="Trebuchet MS" w:hAnsi="Trebuchet MS" w:cs="Arial"/>
                <w:sz w:val="14"/>
                <w:szCs w:val="14"/>
              </w:rPr>
            </w:pPr>
          </w:p>
        </w:tc>
      </w:tr>
      <w:tr w:rsidR="005D290C" w:rsidRPr="009427E3" w14:paraId="439CF174" w14:textId="77777777" w:rsidTr="7513FBF0">
        <w:tc>
          <w:tcPr>
            <w:tcW w:w="1428" w:type="dxa"/>
          </w:tcPr>
          <w:p w14:paraId="1DA6542E" w14:textId="77777777" w:rsidR="005D290C" w:rsidRPr="005D290C" w:rsidRDefault="005D290C">
            <w:pPr>
              <w:rPr>
                <w:rFonts w:ascii="Trebuchet MS" w:hAnsi="Trebuchet MS" w:cs="Arial"/>
                <w:b/>
                <w:sz w:val="12"/>
                <w:szCs w:val="12"/>
                <w:lang w:val="es-MX"/>
              </w:rPr>
            </w:pPr>
          </w:p>
          <w:p w14:paraId="39CDDD6A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 xml:space="preserve">2. </w:t>
            </w:r>
          </w:p>
          <w:p w14:paraId="36B06822" w14:textId="77777777" w:rsidR="005D290C" w:rsidRPr="009427E3" w:rsidRDefault="005D290C" w:rsidP="001B552D">
            <w:pPr>
              <w:rPr>
                <w:rFonts w:ascii="Trebuchet MS" w:hAnsi="Trebuchet MS" w:cs="Arial"/>
                <w:b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Aplicación</w:t>
            </w:r>
          </w:p>
        </w:tc>
        <w:tc>
          <w:tcPr>
            <w:tcW w:w="471" w:type="dxa"/>
            <w:gridSpan w:val="2"/>
          </w:tcPr>
          <w:p w14:paraId="3041E394" w14:textId="77777777" w:rsidR="005D290C" w:rsidRPr="004B4786" w:rsidRDefault="005D290C">
            <w:pPr>
              <w:jc w:val="both"/>
              <w:rPr>
                <w:rFonts w:ascii="Trebuchet MS" w:hAnsi="Trebuchet MS" w:cs="Arial"/>
                <w:sz w:val="14"/>
                <w:szCs w:val="14"/>
                <w:lang w:val="es-MX"/>
              </w:rPr>
            </w:pPr>
          </w:p>
        </w:tc>
        <w:tc>
          <w:tcPr>
            <w:tcW w:w="6938" w:type="dxa"/>
            <w:gridSpan w:val="2"/>
          </w:tcPr>
          <w:p w14:paraId="722B00AE" w14:textId="77777777" w:rsidR="005D290C" w:rsidRPr="004B4786" w:rsidRDefault="005D290C">
            <w:pPr>
              <w:jc w:val="both"/>
              <w:rPr>
                <w:rFonts w:ascii="Trebuchet MS" w:hAnsi="Trebuchet MS" w:cs="Arial"/>
                <w:sz w:val="14"/>
                <w:szCs w:val="14"/>
                <w:lang w:val="es-MX"/>
              </w:rPr>
            </w:pPr>
          </w:p>
          <w:p w14:paraId="5A95B8EC" w14:textId="652E742D" w:rsidR="005D290C" w:rsidRPr="009427E3" w:rsidRDefault="32CA4DF1">
            <w:pPr>
              <w:jc w:val="both"/>
              <w:rPr>
                <w:rFonts w:ascii="Trebuchet MS" w:hAnsi="Trebuchet MS" w:cs="Arial"/>
                <w:lang w:val="es-MX"/>
              </w:rPr>
            </w:pPr>
            <w:r w:rsidRPr="7513FBF0">
              <w:rPr>
                <w:rFonts w:ascii="Trebuchet MS" w:hAnsi="Trebuchet MS" w:cs="Arial"/>
                <w:lang w:val="es-MX"/>
              </w:rPr>
              <w:t xml:space="preserve">La presente política es una guía conductual para fortalecer la cultura de la empresa, las condiciones de trabajo existentes e implementar acciones para la mejora continua en beneficio de la salud física, mental y emocional de las y los colaboradores de los centros de trabajo de </w:t>
            </w:r>
            <w:r w:rsidR="56624805" w:rsidRPr="7513FBF0">
              <w:rPr>
                <w:rFonts w:ascii="Trebuchet MS" w:hAnsi="Trebuchet MS" w:cs="Arial"/>
                <w:b/>
                <w:bCs/>
                <w:lang w:val="es-MX"/>
              </w:rPr>
              <w:t>Alpha Metals México</w:t>
            </w:r>
            <w:r w:rsidRPr="7513FBF0">
              <w:rPr>
                <w:rFonts w:ascii="Trebuchet MS" w:hAnsi="Trebuchet MS" w:cs="Arial"/>
                <w:lang w:val="es-MX"/>
              </w:rPr>
              <w:t>. Esta guía se encuentra alineada a las disposiciones contenidas en la NOM-035-STPS-2018 - FACTORES DE RIESGO PSICOSOCIAL EN EL TRABAJO – IDENTIFICACIÓN, ANÁLISIS Y PREVENCIÓN, publicada el 23 de octubre del 2018.</w:t>
            </w:r>
          </w:p>
          <w:p w14:paraId="42C6D796" w14:textId="77777777" w:rsidR="005D290C" w:rsidRPr="009427E3" w:rsidRDefault="005D290C">
            <w:pPr>
              <w:jc w:val="both"/>
              <w:rPr>
                <w:rFonts w:ascii="Trebuchet MS" w:hAnsi="Trebuchet MS" w:cs="Arial"/>
                <w:sz w:val="12"/>
                <w:szCs w:val="12"/>
                <w:lang w:val="es-MX"/>
              </w:rPr>
            </w:pPr>
          </w:p>
        </w:tc>
      </w:tr>
      <w:tr w:rsidR="005D290C" w:rsidRPr="009427E3" w14:paraId="402055F7" w14:textId="77777777" w:rsidTr="7513FBF0">
        <w:tc>
          <w:tcPr>
            <w:tcW w:w="1468" w:type="dxa"/>
            <w:gridSpan w:val="2"/>
          </w:tcPr>
          <w:p w14:paraId="6E1831B3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</w:p>
          <w:p w14:paraId="17664253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 xml:space="preserve">3. </w:t>
            </w:r>
          </w:p>
          <w:p w14:paraId="145F8533" w14:textId="77777777" w:rsidR="005D290C" w:rsidRPr="004B4786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Definiciones</w:t>
            </w:r>
          </w:p>
          <w:p w14:paraId="54E11D2A" w14:textId="77777777" w:rsidR="005D290C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1126E5D" w14:textId="77777777" w:rsidR="005D290C" w:rsidRDefault="005D290C">
            <w:pPr>
              <w:rPr>
                <w:rFonts w:ascii="Trebuchet MS" w:hAnsi="Trebuchet MS" w:cs="Arial"/>
                <w:b/>
                <w:color w:val="C80000"/>
                <w:lang w:val="es-MX"/>
              </w:rPr>
            </w:pPr>
          </w:p>
          <w:p w14:paraId="2DE403A5" w14:textId="77777777" w:rsidR="005D290C" w:rsidRPr="004B4786" w:rsidRDefault="005D290C">
            <w:pPr>
              <w:rPr>
                <w:rFonts w:ascii="Trebuchet MS" w:hAnsi="Trebuchet MS" w:cs="Arial"/>
                <w:b/>
                <w:color w:val="C80000"/>
                <w:sz w:val="12"/>
                <w:szCs w:val="12"/>
                <w:lang w:val="es-MX"/>
              </w:rPr>
            </w:pPr>
          </w:p>
          <w:p w14:paraId="0F9ABB3F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4.</w:t>
            </w:r>
          </w:p>
          <w:p w14:paraId="44A96FF5" w14:textId="77777777" w:rsidR="005D290C" w:rsidRPr="009427E3" w:rsidRDefault="005D290C">
            <w:pPr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 xml:space="preserve">Política   </w:t>
            </w:r>
          </w:p>
          <w:p w14:paraId="62431CDC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9E398E2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6287F21" w14:textId="77777777" w:rsidR="005D290C" w:rsidRPr="009427E3" w:rsidRDefault="005D290C" w:rsidP="00A72C16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BE93A62" w14:textId="77777777" w:rsidR="005D290C" w:rsidRDefault="005D290C" w:rsidP="00A72C16">
            <w:pPr>
              <w:rPr>
                <w:rFonts w:ascii="Trebuchet MS" w:hAnsi="Trebuchet MS" w:cs="Arial"/>
                <w:b/>
                <w:color w:val="4472C4"/>
                <w:lang w:val="es-MX"/>
              </w:rPr>
            </w:pPr>
          </w:p>
          <w:p w14:paraId="384BA73E" w14:textId="77777777" w:rsidR="005D290C" w:rsidRPr="004B4786" w:rsidRDefault="005D290C" w:rsidP="00A72C16">
            <w:pPr>
              <w:rPr>
                <w:rFonts w:ascii="Trebuchet MS" w:hAnsi="Trebuchet MS" w:cs="Arial"/>
                <w:b/>
                <w:color w:val="4472C4"/>
                <w:sz w:val="14"/>
                <w:szCs w:val="14"/>
                <w:lang w:val="es-MX"/>
              </w:rPr>
            </w:pPr>
          </w:p>
          <w:p w14:paraId="34B3F2EB" w14:textId="77777777" w:rsidR="005E50A8" w:rsidRDefault="005E50A8" w:rsidP="001737DA">
            <w:pPr>
              <w:jc w:val="right"/>
              <w:rPr>
                <w:rFonts w:ascii="Trebuchet MS" w:hAnsi="Trebuchet MS" w:cs="Arial"/>
                <w:b/>
                <w:color w:val="002774"/>
                <w:lang w:val="es-MX"/>
              </w:rPr>
            </w:pPr>
          </w:p>
          <w:p w14:paraId="600D7E6E" w14:textId="77777777" w:rsidR="005D290C" w:rsidRPr="009427E3" w:rsidRDefault="005D290C" w:rsidP="001737DA">
            <w:pPr>
              <w:jc w:val="right"/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lastRenderedPageBreak/>
              <w:t xml:space="preserve">4.1.   </w:t>
            </w:r>
          </w:p>
          <w:p w14:paraId="7D34F5C7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B4020A7" w14:textId="77777777" w:rsidR="005D290C" w:rsidRPr="009427E3" w:rsidRDefault="005D290C">
            <w:pPr>
              <w:rPr>
                <w:rFonts w:ascii="Trebuchet MS" w:hAnsi="Trebuchet MS" w:cs="Arial"/>
                <w:b/>
                <w:lang w:val="es-MX"/>
              </w:rPr>
            </w:pPr>
          </w:p>
        </w:tc>
        <w:tc>
          <w:tcPr>
            <w:tcW w:w="603" w:type="dxa"/>
            <w:gridSpan w:val="2"/>
          </w:tcPr>
          <w:p w14:paraId="1D7B270A" w14:textId="77777777" w:rsidR="005D290C" w:rsidRPr="009427E3" w:rsidRDefault="005D290C" w:rsidP="00170A3E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6766" w:type="dxa"/>
          </w:tcPr>
          <w:p w14:paraId="4F904CB7" w14:textId="77777777" w:rsidR="005D290C" w:rsidRPr="009427E3" w:rsidRDefault="005D290C" w:rsidP="00170A3E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D3E58A2" w14:textId="1058D82F" w:rsidR="005D290C" w:rsidRDefault="7DB5EECF" w:rsidP="7513FBF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color w:val="000000"/>
              </w:rPr>
            </w:pPr>
            <w:r w:rsidRPr="7513FBF0">
              <w:rPr>
                <w:rFonts w:ascii="Trebuchet MS" w:hAnsi="Trebuchet MS" w:cs="Arial"/>
                <w:b/>
                <w:bCs/>
                <w:lang w:val="es-MX"/>
              </w:rPr>
              <w:t>Alpha Metals México</w:t>
            </w:r>
            <w:r w:rsidR="32CA4DF1" w:rsidRPr="7513FBF0">
              <w:rPr>
                <w:rFonts w:ascii="Trebuchet MS" w:hAnsi="Trebuchet MS" w:cs="Arial"/>
                <w:lang w:val="es-MX"/>
              </w:rPr>
              <w:t>,</w:t>
            </w:r>
            <w:r w:rsidR="32CA4DF1" w:rsidRPr="7513FBF0">
              <w:rPr>
                <w:rFonts w:ascii="Trebuchet MS" w:hAnsi="Trebuchet MS"/>
              </w:rPr>
              <w:t xml:space="preserve"> </w:t>
            </w:r>
            <w:r w:rsidR="32CA4DF1" w:rsidRPr="7513FBF0">
              <w:rPr>
                <w:rFonts w:ascii="Trebuchet MS" w:hAnsi="Trebuchet MS" w:cs="Arial"/>
                <w:color w:val="000000" w:themeColor="text1"/>
              </w:rPr>
              <w:t>considera para efectos de esta política, las definiciones establecidas en la NOM- 035-STPS-2018 que se detallan en el anexo A del presente documento.</w:t>
            </w:r>
          </w:p>
          <w:p w14:paraId="06971CD3" w14:textId="77777777" w:rsidR="005D290C" w:rsidRDefault="005D290C" w:rsidP="00F75964">
            <w:pPr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2A1F701D" w14:textId="77777777" w:rsidR="005D290C" w:rsidRPr="004B4786" w:rsidRDefault="005D290C" w:rsidP="00F75964">
            <w:pPr>
              <w:jc w:val="both"/>
              <w:rPr>
                <w:rFonts w:ascii="Trebuchet MS" w:hAnsi="Trebuchet MS" w:cs="Arial"/>
                <w:iCs/>
                <w:color w:val="000000"/>
                <w:sz w:val="12"/>
                <w:szCs w:val="12"/>
              </w:rPr>
            </w:pPr>
          </w:p>
          <w:p w14:paraId="650FB576" w14:textId="798AB31C" w:rsidR="005D290C" w:rsidRDefault="6B089CBE" w:rsidP="7513FBF0">
            <w:pPr>
              <w:jc w:val="both"/>
              <w:rPr>
                <w:rFonts w:ascii="Trebuchet MS" w:hAnsi="Trebuchet MS" w:cs="Arial"/>
                <w:color w:val="000000"/>
              </w:rPr>
            </w:pPr>
            <w:r w:rsidRPr="7513FBF0">
              <w:rPr>
                <w:rFonts w:ascii="Trebuchet MS" w:hAnsi="Trebuchet MS" w:cs="Arial"/>
                <w:b/>
                <w:bCs/>
                <w:lang w:val="es-MX"/>
              </w:rPr>
              <w:t>Alpha Metals México</w:t>
            </w:r>
            <w:r w:rsidR="32CA4DF1" w:rsidRPr="7513FBF0">
              <w:rPr>
                <w:rFonts w:ascii="Trebuchet MS" w:hAnsi="Trebuchet MS" w:cs="Arial"/>
                <w:lang w:val="es-MX"/>
              </w:rPr>
              <w:t xml:space="preserve">, </w:t>
            </w:r>
            <w:r w:rsidR="32CA4DF1" w:rsidRPr="7513FBF0">
              <w:rPr>
                <w:rFonts w:ascii="Trebuchet MS" w:hAnsi="Trebuchet MS" w:cs="Arial"/>
                <w:color w:val="000000" w:themeColor="text1"/>
              </w:rPr>
              <w:t>desea incrementar la promoción de un entorno organizacional favorable, prevención de los factores psicosocial y la prevención de la violencia laboral a través del cumplimiento de las obligaciones para el cumplimiento de la NOM 035-STPS 2018.</w:t>
            </w:r>
          </w:p>
          <w:p w14:paraId="03EFCA41" w14:textId="77777777" w:rsidR="005E50A8" w:rsidRDefault="005E50A8" w:rsidP="00F75964">
            <w:pPr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5F96A722" w14:textId="77777777" w:rsidR="005D290C" w:rsidRDefault="005D290C" w:rsidP="00F75964">
            <w:pPr>
              <w:jc w:val="both"/>
              <w:rPr>
                <w:rFonts w:ascii="Trebuchet MS" w:hAnsi="Trebuchet MS" w:cs="Arial"/>
                <w:b/>
                <w:iCs/>
                <w:color w:val="000000"/>
              </w:rPr>
            </w:pPr>
          </w:p>
          <w:p w14:paraId="5B95CD12" w14:textId="77777777" w:rsidR="005D290C" w:rsidRPr="004B4786" w:rsidRDefault="005D290C" w:rsidP="00F75964">
            <w:pPr>
              <w:jc w:val="both"/>
              <w:rPr>
                <w:rFonts w:ascii="Trebuchet MS" w:hAnsi="Trebuchet MS" w:cs="Arial"/>
                <w:b/>
                <w:iCs/>
                <w:color w:val="000000"/>
                <w:sz w:val="16"/>
                <w:szCs w:val="16"/>
              </w:rPr>
            </w:pPr>
          </w:p>
          <w:p w14:paraId="40A78A5A" w14:textId="0C731BAB" w:rsidR="005D290C" w:rsidRPr="009427E3" w:rsidRDefault="005D290C" w:rsidP="009B08F7">
            <w:pPr>
              <w:jc w:val="both"/>
              <w:rPr>
                <w:rFonts w:ascii="Trebuchet MS" w:hAnsi="Trebuchet MS" w:cs="Arial"/>
                <w:b/>
                <w:iCs/>
                <w:color w:val="002774"/>
              </w:rPr>
            </w:pPr>
            <w:r w:rsidRPr="009427E3">
              <w:rPr>
                <w:rFonts w:ascii="Trebuchet MS" w:hAnsi="Trebuchet MS" w:cs="Arial"/>
                <w:b/>
                <w:iCs/>
                <w:color w:val="002774"/>
              </w:rPr>
              <w:lastRenderedPageBreak/>
              <w:t xml:space="preserve"> </w:t>
            </w:r>
            <w:r w:rsidR="00E93A9E">
              <w:rPr>
                <w:rFonts w:ascii="Trebuchet MS" w:hAnsi="Trebuchet MS" w:cs="Arial"/>
                <w:b/>
                <w:iCs/>
                <w:color w:val="002774"/>
              </w:rPr>
              <w:t xml:space="preserve">ALPHA METALS MEXICO </w:t>
            </w:r>
            <w:r w:rsidRPr="005E50A8">
              <w:rPr>
                <w:rFonts w:ascii="Trebuchet MS" w:hAnsi="Trebuchet MS" w:cs="Arial"/>
                <w:bCs/>
                <w:iCs/>
                <w:color w:val="002774"/>
              </w:rPr>
              <w:t>tendrá la responsabilidad de:</w:t>
            </w:r>
          </w:p>
          <w:p w14:paraId="5220BBB2" w14:textId="77777777" w:rsidR="005D290C" w:rsidRPr="009427E3" w:rsidRDefault="005D290C" w:rsidP="009B08F7">
            <w:pPr>
              <w:jc w:val="both"/>
              <w:rPr>
                <w:rFonts w:ascii="Trebuchet MS" w:hAnsi="Trebuchet MS" w:cs="Arial"/>
                <w:b/>
                <w:iCs/>
                <w:color w:val="000000"/>
              </w:rPr>
            </w:pPr>
          </w:p>
          <w:p w14:paraId="5AC8BC67" w14:textId="77777777" w:rsidR="005D290C" w:rsidRPr="009427E3" w:rsidRDefault="005D290C" w:rsidP="0065710D">
            <w:pPr>
              <w:numPr>
                <w:ilvl w:val="0"/>
                <w:numId w:val="39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Identificar a las y los colaboradores que fueron sujetos a acontecimientos traumático-severos durante o con motivo del trabajo y canalizarlos para su atención a la institución de seguridad social o privada.</w:t>
            </w:r>
          </w:p>
          <w:p w14:paraId="13CB595B" w14:textId="77777777" w:rsidR="005D290C" w:rsidRPr="004B4786" w:rsidRDefault="005D290C" w:rsidP="009D2A1B">
            <w:pPr>
              <w:ind w:left="720"/>
              <w:jc w:val="both"/>
              <w:rPr>
                <w:rFonts w:ascii="Trebuchet MS" w:hAnsi="Trebuchet MS" w:cs="Arial"/>
                <w:iCs/>
                <w:color w:val="000000"/>
                <w:sz w:val="22"/>
                <w:szCs w:val="22"/>
              </w:rPr>
            </w:pPr>
          </w:p>
          <w:p w14:paraId="23BDBF1D" w14:textId="77777777" w:rsidR="005D290C" w:rsidRPr="009427E3" w:rsidRDefault="005D290C" w:rsidP="0065710D">
            <w:pPr>
              <w:numPr>
                <w:ilvl w:val="0"/>
                <w:numId w:val="39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Identificar y analizar los factores de riesgo psicosocial y evaluar el entorno organizacional.</w:t>
            </w:r>
          </w:p>
          <w:p w14:paraId="6D9C8D39" w14:textId="77777777" w:rsidR="005D290C" w:rsidRPr="009427E3" w:rsidRDefault="005D290C" w:rsidP="009D2A1B">
            <w:pPr>
              <w:ind w:left="720"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2793C5B6" w14:textId="77777777" w:rsidR="005D290C" w:rsidRPr="009427E3" w:rsidRDefault="005D290C" w:rsidP="009D2A1B">
            <w:pPr>
              <w:numPr>
                <w:ilvl w:val="0"/>
                <w:numId w:val="39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Establecer por escrito, implantar, mantener y difundir la presente política para la prevención de riesgos psicosociales y entorno organizacional favorable.</w:t>
            </w:r>
          </w:p>
          <w:p w14:paraId="675E05EE" w14:textId="77777777" w:rsidR="005D290C" w:rsidRPr="009427E3" w:rsidRDefault="005D290C" w:rsidP="009D2A1B">
            <w:pPr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6958046C" w14:textId="77777777" w:rsidR="005D290C" w:rsidRPr="009427E3" w:rsidRDefault="005D290C" w:rsidP="0065710D">
            <w:pPr>
              <w:numPr>
                <w:ilvl w:val="0"/>
                <w:numId w:val="39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 xml:space="preserve">Capacitar y sensibilizar a los directivos, </w:t>
            </w:r>
            <w:proofErr w:type="gramStart"/>
            <w:r w:rsidRPr="009427E3">
              <w:rPr>
                <w:rFonts w:ascii="Trebuchet MS" w:hAnsi="Trebuchet MS" w:cs="Arial"/>
                <w:iCs/>
                <w:color w:val="000000"/>
              </w:rPr>
              <w:t>colaboradores y colaboradoras</w:t>
            </w:r>
            <w:proofErr w:type="gramEnd"/>
            <w:r w:rsidRPr="009427E3">
              <w:rPr>
                <w:rFonts w:ascii="Trebuchet MS" w:hAnsi="Trebuchet MS" w:cs="Arial"/>
                <w:iCs/>
                <w:color w:val="000000"/>
              </w:rPr>
              <w:t xml:space="preserve"> en la prevención de violencia laboral, prevención de factores de riesgo psicosocial y la promoción </w:t>
            </w:r>
            <w:r w:rsidR="005E50A8">
              <w:rPr>
                <w:rFonts w:ascii="Trebuchet MS" w:hAnsi="Trebuchet MS" w:cs="Arial"/>
                <w:iCs/>
                <w:color w:val="000000"/>
              </w:rPr>
              <w:t>del entorno organizacional favorable</w:t>
            </w:r>
            <w:r w:rsidRPr="009427E3">
              <w:rPr>
                <w:rFonts w:ascii="Trebuchet MS" w:hAnsi="Trebuchet MS" w:cs="Arial"/>
                <w:iCs/>
                <w:color w:val="000000"/>
              </w:rPr>
              <w:t>.</w:t>
            </w:r>
          </w:p>
          <w:p w14:paraId="2FC17F8B" w14:textId="77777777" w:rsidR="005D290C" w:rsidRPr="009427E3" w:rsidRDefault="005D290C" w:rsidP="0065710D">
            <w:pPr>
              <w:ind w:left="720"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79C67DCC" w14:textId="1D7EFD2D" w:rsidR="32CA4DF1" w:rsidRDefault="32CA4DF1" w:rsidP="7513FBF0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 w:themeColor="text1"/>
              </w:rPr>
            </w:pPr>
            <w:r w:rsidRPr="7513FBF0">
              <w:rPr>
                <w:rFonts w:ascii="Trebuchet MS" w:hAnsi="Trebuchet MS" w:cs="Arial"/>
                <w:color w:val="000000" w:themeColor="text1"/>
              </w:rPr>
              <w:t>Realizar acciones que fomenten la equidad y el respeto de los derechos de las y los colaboradores para observar sus creencias, prácticas, condiciones de igualdad relacionadas con la raza, sexo, religión, etnia, edad o cualquier otra condición para evitar la discriminación y desigualdad laboral</w:t>
            </w:r>
            <w:r w:rsidR="4BEE72DC" w:rsidRPr="7513FBF0">
              <w:rPr>
                <w:rFonts w:ascii="Trebuchet MS" w:hAnsi="Trebuchet MS" w:cs="Arial"/>
                <w:color w:val="000000" w:themeColor="text1"/>
              </w:rPr>
              <w:t xml:space="preserve"> a través de </w:t>
            </w:r>
            <w:r w:rsidR="20167904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Política de ética empresarial de Element Solutions.</w:t>
            </w:r>
          </w:p>
          <w:p w14:paraId="39AE054C" w14:textId="6E13D738" w:rsidR="7513FBF0" w:rsidRDefault="7513FBF0" w:rsidP="7513FBF0">
            <w:p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 w:themeColor="text1"/>
              </w:rPr>
            </w:pPr>
          </w:p>
          <w:p w14:paraId="7B2426F1" w14:textId="065C70A7" w:rsidR="00414ECE" w:rsidRPr="008F06E6" w:rsidRDefault="32CA4DF1" w:rsidP="7513FBF0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</w:rPr>
            </w:pPr>
            <w:r w:rsidRPr="7513FBF0">
              <w:rPr>
                <w:rFonts w:ascii="Trebuchet MS" w:hAnsi="Trebuchet MS" w:cs="Arial"/>
                <w:color w:val="000000" w:themeColor="text1"/>
              </w:rPr>
              <w:t xml:space="preserve">Divulgar en forma eficaz las políticas y medidas de prevención; proporcionar mecanismos seguros y confidenciales para la recepción de quejas por prácticas opuestas al entorno organizacional favorable; comunicar un procedimiento para la atención justa, que incluya acciones encaminadas a la ayuda y prevención de violencia laboral que garantice la confidencialidad de los casos; no permitirán represalias por las denuncias realizadas y se identificarán de forma objetiva las reclamaciones carentes de fundamento, a través </w:t>
            </w:r>
            <w:r w:rsidR="3E8196B1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Divulgación </w:t>
            </w:r>
            <w:r w:rsidR="3E8196B1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lastRenderedPageBreak/>
              <w:t>informativa de la NOM-035</w:t>
            </w:r>
            <w:r w:rsidR="6660BA88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,</w:t>
            </w:r>
            <w:r w:rsidR="6EB559E8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</w:t>
            </w:r>
            <w:r w:rsidR="3E8196B1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Buzón de quejas y sugerencias</w:t>
            </w:r>
            <w:r w:rsidR="785B3BF2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.</w:t>
            </w:r>
          </w:p>
          <w:p w14:paraId="0A4F7224" w14:textId="77777777" w:rsidR="008F06E6" w:rsidRPr="00414ECE" w:rsidRDefault="008F06E6" w:rsidP="008F06E6">
            <w:pPr>
              <w:pStyle w:val="Prrafodelista"/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59FDDD08" w14:textId="249964BC" w:rsidR="005D290C" w:rsidRPr="004D3F76" w:rsidRDefault="32CA4DF1" w:rsidP="7513FBF0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</w:rPr>
            </w:pPr>
            <w:r w:rsidRPr="004D3F76">
              <w:rPr>
                <w:rFonts w:ascii="Trebuchet MS" w:hAnsi="Trebuchet MS" w:cs="Arial"/>
                <w:color w:val="000000" w:themeColor="text1"/>
              </w:rPr>
              <w:t xml:space="preserve">Realizar acciones de sensibilización, identificar necesidades de capacitación y realizar programas de formación para el desempeño de las funciones, esto a través </w:t>
            </w:r>
            <w:r w:rsidR="396A327B" w:rsidRPr="004D3F76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Plan anual de entrenamiento </w:t>
            </w:r>
          </w:p>
          <w:p w14:paraId="3E3FAC53" w14:textId="71AE39BA" w:rsidR="00334BBF" w:rsidRPr="004D3F76" w:rsidRDefault="32CA4DF1" w:rsidP="00FE450B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</w:rPr>
            </w:pPr>
            <w:r w:rsidRPr="004D3F76">
              <w:rPr>
                <w:rFonts w:ascii="Trebuchet MS" w:hAnsi="Trebuchet MS" w:cs="Arial"/>
                <w:color w:val="000000" w:themeColor="text1"/>
              </w:rPr>
              <w:t>Realiza</w:t>
            </w:r>
            <w:r w:rsidR="008863D2">
              <w:rPr>
                <w:rFonts w:ascii="Trebuchet MS" w:hAnsi="Trebuchet MS" w:cs="Arial"/>
                <w:color w:val="000000" w:themeColor="text1"/>
              </w:rPr>
              <w:t>r</w:t>
            </w:r>
            <w:r w:rsidRPr="004D3F76">
              <w:rPr>
                <w:rFonts w:ascii="Trebuchet MS" w:hAnsi="Trebuchet MS" w:cs="Arial"/>
                <w:color w:val="000000" w:themeColor="text1"/>
              </w:rPr>
              <w:t xml:space="preserve"> acciones para la participación proactiva y comunicación, publicar anuncios, noticias y avisos de interés para las y los colaboradores, a través </w:t>
            </w:r>
            <w:r w:rsidR="4B188F9F" w:rsidRPr="004D3F76">
              <w:rPr>
                <w:rFonts w:ascii="Trebuchet MS" w:hAnsi="Trebuchet MS" w:cs="Arial"/>
                <w:b/>
                <w:bCs/>
                <w:color w:val="000000" w:themeColor="text1"/>
              </w:rPr>
              <w:t>Correo electrónico</w:t>
            </w:r>
            <w:r w:rsidR="00CD61A8" w:rsidRPr="004D3F76">
              <w:rPr>
                <w:rFonts w:ascii="Trebuchet MS" w:hAnsi="Trebuchet MS" w:cs="Arial"/>
                <w:b/>
                <w:bCs/>
                <w:color w:val="000000" w:themeColor="text1"/>
              </w:rPr>
              <w:t>:</w:t>
            </w:r>
          </w:p>
          <w:p w14:paraId="630A1ED0" w14:textId="77777777" w:rsidR="000B6D9C" w:rsidRDefault="000B6D9C" w:rsidP="00CD61A8">
            <w:pPr>
              <w:pStyle w:val="Prrafodelista"/>
              <w:spacing w:after="200" w:line="276" w:lineRule="auto"/>
              <w:ind w:left="720"/>
              <w:contextualSpacing/>
              <w:jc w:val="both"/>
            </w:pPr>
          </w:p>
          <w:p w14:paraId="346B46A1" w14:textId="57E4E0A6" w:rsidR="00CD61A8" w:rsidRDefault="000B6D9C" w:rsidP="00CD61A8">
            <w:pPr>
              <w:pStyle w:val="Prrafodelista"/>
              <w:spacing w:after="200" w:line="276" w:lineRule="auto"/>
              <w:ind w:left="720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</w:rPr>
            </w:pPr>
            <w:hyperlink r:id="rId12" w:history="1">
              <w:r w:rsidRPr="005C0053">
                <w:rPr>
                  <w:rStyle w:val="Hipervnculo"/>
                  <w:rFonts w:ascii="Trebuchet MS" w:hAnsi="Trebuchet MS" w:cs="Arial"/>
                  <w:b/>
                  <w:bCs/>
                </w:rPr>
                <w:t>comunicacioninterna@macdermid.com</w:t>
              </w:r>
            </w:hyperlink>
          </w:p>
          <w:p w14:paraId="51D22F36" w14:textId="77777777" w:rsidR="00FE450B" w:rsidRDefault="00FE450B" w:rsidP="00FE450B">
            <w:pPr>
              <w:pStyle w:val="Prrafodelista"/>
              <w:spacing w:after="200" w:line="276" w:lineRule="auto"/>
              <w:ind w:left="720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  <w:highlight w:val="yellow"/>
              </w:rPr>
            </w:pPr>
          </w:p>
          <w:p w14:paraId="49F2E492" w14:textId="77777777" w:rsidR="005D290C" w:rsidRDefault="005D290C" w:rsidP="00ED210E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Contar con descripciones de puesto en función de la naturaleza especifica de la labor de corresponda y</w:t>
            </w:r>
            <w:r w:rsidRPr="009427E3">
              <w:rPr>
                <w:rFonts w:ascii="Trebuchet MS" w:hAnsi="Trebuchet MS"/>
              </w:rPr>
              <w:t xml:space="preserve"> </w:t>
            </w:r>
            <w:r w:rsidRPr="009427E3">
              <w:rPr>
                <w:rFonts w:ascii="Trebuchet MS" w:hAnsi="Trebuchet MS" w:cs="Arial"/>
                <w:iCs/>
                <w:color w:val="000000"/>
              </w:rPr>
              <w:t>una distribución adecuada de cargas de trabajo, con jornadas de trabajo conforme a la Ley Federal de Trabajo y el Reglamento Interior de Trabajo</w:t>
            </w:r>
            <w:r w:rsidR="00B9634D">
              <w:rPr>
                <w:rFonts w:ascii="Trebuchet MS" w:hAnsi="Trebuchet MS" w:cs="Arial"/>
                <w:iCs/>
                <w:color w:val="000000"/>
              </w:rPr>
              <w:t>.</w:t>
            </w:r>
          </w:p>
          <w:p w14:paraId="20A9A1D5" w14:textId="77777777" w:rsidR="004800CB" w:rsidRPr="009427E3" w:rsidRDefault="004800CB" w:rsidP="004800CB">
            <w:pPr>
              <w:pStyle w:val="Prrafodelista"/>
              <w:spacing w:after="200" w:line="276" w:lineRule="auto"/>
              <w:ind w:left="720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465E530B" w14:textId="52CF3F4A" w:rsidR="005D290C" w:rsidRPr="00B726FF" w:rsidRDefault="32CA4DF1" w:rsidP="00B726FF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color w:val="000000"/>
              </w:rPr>
            </w:pPr>
            <w:r w:rsidRPr="7513FBF0">
              <w:rPr>
                <w:rFonts w:ascii="Trebuchet MS" w:hAnsi="Trebuchet MS" w:cs="Arial"/>
                <w:color w:val="000000" w:themeColor="text1"/>
              </w:rPr>
              <w:t>Promover actividades para un entorno organizacional favorable</w:t>
            </w:r>
            <w:r w:rsidR="34054DB6" w:rsidRPr="7513FBF0">
              <w:rPr>
                <w:rFonts w:ascii="Trebuchet MS" w:hAnsi="Trebuchet MS" w:cs="Arial"/>
                <w:color w:val="000000" w:themeColor="text1"/>
              </w:rPr>
              <w:t xml:space="preserve"> </w:t>
            </w:r>
            <w:r w:rsidRPr="7513FBF0">
              <w:rPr>
                <w:rFonts w:ascii="Trebuchet MS" w:hAnsi="Trebuchet MS" w:cs="Arial"/>
                <w:color w:val="000000" w:themeColor="text1"/>
              </w:rPr>
              <w:t>para la salud y bienestar de las y los colaboradores</w:t>
            </w:r>
            <w:r w:rsidR="34054DB6" w:rsidRPr="7513FBF0">
              <w:rPr>
                <w:rFonts w:ascii="Trebuchet MS" w:hAnsi="Trebuchet MS" w:cs="Arial"/>
                <w:color w:val="000000" w:themeColor="text1"/>
              </w:rPr>
              <w:t xml:space="preserve"> a través </w:t>
            </w:r>
            <w:r w:rsidR="13B458F0" w:rsidRPr="00993384">
              <w:rPr>
                <w:rFonts w:ascii="Trebuchet MS" w:hAnsi="Trebuchet MS" w:cs="Arial"/>
                <w:b/>
                <w:bCs/>
                <w:color w:val="000000" w:themeColor="text1"/>
              </w:rPr>
              <w:t>(</w:t>
            </w:r>
            <w:r w:rsidR="00863CF6" w:rsidRPr="00993384">
              <w:rPr>
                <w:rFonts w:ascii="Trebuchet MS" w:hAnsi="Trebuchet MS" w:cs="Arial"/>
                <w:b/>
                <w:bCs/>
                <w:color w:val="000000" w:themeColor="text1"/>
              </w:rPr>
              <w:t>Reconocimiento</w:t>
            </w:r>
            <w:r w:rsidR="00863CF6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de </w:t>
            </w:r>
            <w:r w:rsidR="00993384">
              <w:rPr>
                <w:rFonts w:ascii="Trebuchet MS" w:hAnsi="Trebuchet MS" w:cs="Arial"/>
                <w:b/>
                <w:bCs/>
                <w:color w:val="000000" w:themeColor="text1"/>
              </w:rPr>
              <w:t>Aniversario</w:t>
            </w:r>
            <w:r w:rsidR="00A54624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de Colaboradores cada 5 años, Celebración de Cumpleaños Mensual,</w:t>
            </w:r>
            <w:r w:rsidR="00B726FF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Reconocimiento de 5c, </w:t>
            </w:r>
            <w:r w:rsidR="00A474E6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Evento del Día de las Madres, Evento del Dia del Padre, </w:t>
            </w:r>
            <w:r w:rsidR="00993384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>Celebración de</w:t>
            </w:r>
            <w:r w:rsidR="00A474E6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Fin de Año, </w:t>
            </w:r>
            <w:r w:rsidR="00993384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>Campaña de Salud</w:t>
            </w:r>
            <w:r w:rsidR="00B726FF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para los colaboradores,</w:t>
            </w:r>
            <w:r w:rsidR="00E968DD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Campaña de Referenciados, Atención Psicológica a </w:t>
            </w:r>
            <w:r w:rsidR="007C42D6">
              <w:rPr>
                <w:rFonts w:ascii="Trebuchet MS" w:hAnsi="Trebuchet MS" w:cs="Arial"/>
                <w:b/>
                <w:bCs/>
                <w:color w:val="000000" w:themeColor="text1"/>
              </w:rPr>
              <w:t>C</w:t>
            </w:r>
            <w:r w:rsidR="00E968DD">
              <w:rPr>
                <w:rFonts w:ascii="Trebuchet MS" w:hAnsi="Trebuchet MS" w:cs="Arial"/>
                <w:b/>
                <w:bCs/>
                <w:color w:val="000000" w:themeColor="text1"/>
              </w:rPr>
              <w:t>olabor</w:t>
            </w:r>
            <w:r w:rsidR="007C42D6">
              <w:rPr>
                <w:rFonts w:ascii="Trebuchet MS" w:hAnsi="Trebuchet MS" w:cs="Arial"/>
                <w:b/>
                <w:bCs/>
                <w:color w:val="000000" w:themeColor="text1"/>
              </w:rPr>
              <w:t>adores, Promoción de Vacantes Internas.</w:t>
            </w:r>
            <w:r w:rsidR="00496BFF">
              <w:rPr>
                <w:rFonts w:ascii="Trebuchet MS" w:hAnsi="Trebuchet MS" w:cs="Arial"/>
                <w:b/>
                <w:bCs/>
                <w:color w:val="000000" w:themeColor="text1"/>
              </w:rPr>
              <w:t>)</w:t>
            </w:r>
            <w:r w:rsidR="007C42D6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</w:t>
            </w:r>
            <w:r w:rsidR="00B726FF" w:rsidRPr="00B726FF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</w:t>
            </w:r>
          </w:p>
          <w:p w14:paraId="0CB8BBC6" w14:textId="77777777" w:rsidR="004D3F76" w:rsidRPr="004D3F76" w:rsidRDefault="004D3F76" w:rsidP="004D3F76">
            <w:pPr>
              <w:pStyle w:val="Prrafodelista"/>
              <w:spacing w:after="200" w:line="276" w:lineRule="auto"/>
              <w:ind w:left="720"/>
              <w:contextualSpacing/>
              <w:jc w:val="both"/>
              <w:rPr>
                <w:rFonts w:ascii="Trebuchet MS" w:hAnsi="Trebuchet MS" w:cs="Arial"/>
                <w:color w:val="000000"/>
              </w:rPr>
            </w:pPr>
          </w:p>
          <w:p w14:paraId="3A61ADD4" w14:textId="33778F14" w:rsidR="005D290C" w:rsidRPr="000654B5" w:rsidRDefault="32CA4DF1" w:rsidP="7513FBF0">
            <w:pPr>
              <w:pStyle w:val="Prrafodelista"/>
              <w:numPr>
                <w:ilvl w:val="0"/>
                <w:numId w:val="33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color w:val="000000"/>
              </w:rPr>
            </w:pPr>
            <w:r w:rsidRPr="7513FBF0">
              <w:rPr>
                <w:rFonts w:ascii="Trebuchet MS" w:hAnsi="Trebuchet MS" w:cs="Arial"/>
                <w:color w:val="000000" w:themeColor="text1"/>
              </w:rPr>
              <w:t xml:space="preserve">Contar con un procedimiento para la definición de objetivos, indicadores, metas, evaluación y reconocimiento del desempeño de las y los colaboradores, así como el correcto seguimiento para su puntual cumplimiento </w:t>
            </w:r>
            <w:r w:rsidR="13B458F0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(</w:t>
            </w:r>
            <w:r w:rsidR="070EC5A9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Desempeño y objetivos través de plataforma M</w:t>
            </w:r>
            <w:r w:rsidR="51FCA580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y</w:t>
            </w:r>
            <w:r w:rsidR="070EC5A9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E</w:t>
            </w:r>
            <w:r w:rsidR="5B3CFBD6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SI</w:t>
            </w:r>
            <w:r w:rsidR="13B458F0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)</w:t>
            </w:r>
            <w:r w:rsidR="1B46919E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.</w:t>
            </w:r>
          </w:p>
          <w:p w14:paraId="3202166F" w14:textId="77777777" w:rsidR="005D290C" w:rsidRDefault="008F06E6" w:rsidP="007E3FC5">
            <w:pPr>
              <w:numPr>
                <w:ilvl w:val="0"/>
                <w:numId w:val="33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>
              <w:rPr>
                <w:rFonts w:ascii="Trebuchet MS" w:hAnsi="Trebuchet MS" w:cs="Arial"/>
                <w:iCs/>
                <w:color w:val="000000"/>
              </w:rPr>
              <w:lastRenderedPageBreak/>
              <w:t>Asignar un comité responsable</w:t>
            </w:r>
            <w:r w:rsidR="005D290C" w:rsidRPr="009427E3">
              <w:rPr>
                <w:rFonts w:ascii="Trebuchet MS" w:hAnsi="Trebuchet MS" w:cs="Arial"/>
                <w:iCs/>
                <w:color w:val="000000"/>
              </w:rPr>
              <w:t>, el cual estará encargado de dar seguimiento y cumplimiento al programa con las acciones establecidas para la prevención de los factores de riesgo psicosocial</w:t>
            </w:r>
            <w:r>
              <w:rPr>
                <w:rFonts w:ascii="Trebuchet MS" w:hAnsi="Trebuchet MS" w:cs="Arial"/>
                <w:iCs/>
                <w:color w:val="000000"/>
              </w:rPr>
              <w:t>,</w:t>
            </w:r>
            <w:r w:rsidR="005D290C" w:rsidRPr="009427E3">
              <w:rPr>
                <w:rFonts w:ascii="Trebuchet MS" w:hAnsi="Trebuchet MS" w:cs="Arial"/>
                <w:iCs/>
                <w:color w:val="000000"/>
              </w:rPr>
              <w:t xml:space="preserve"> </w:t>
            </w:r>
            <w:r>
              <w:rPr>
                <w:rFonts w:ascii="Trebuchet MS" w:hAnsi="Trebuchet MS" w:cs="Arial"/>
                <w:iCs/>
                <w:color w:val="000000"/>
              </w:rPr>
              <w:t>el</w:t>
            </w:r>
            <w:r w:rsidR="005D290C" w:rsidRPr="009427E3">
              <w:rPr>
                <w:rFonts w:ascii="Trebuchet MS" w:hAnsi="Trebuchet MS" w:cs="Arial"/>
                <w:iCs/>
                <w:color w:val="000000"/>
              </w:rPr>
              <w:t xml:space="preserve"> entorno organizacional favorable</w:t>
            </w:r>
            <w:r>
              <w:rPr>
                <w:rFonts w:ascii="Trebuchet MS" w:hAnsi="Trebuchet MS" w:cs="Arial"/>
                <w:iCs/>
                <w:color w:val="000000"/>
              </w:rPr>
              <w:t xml:space="preserve"> y la prevención de la violencia laboral.</w:t>
            </w:r>
          </w:p>
          <w:p w14:paraId="450EA2D7" w14:textId="77777777" w:rsidR="002815EE" w:rsidRPr="009427E3" w:rsidRDefault="002815EE" w:rsidP="002815EE">
            <w:pPr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</w:tc>
      </w:tr>
      <w:tr w:rsidR="005D290C" w:rsidRPr="009427E3" w14:paraId="0901838B" w14:textId="77777777" w:rsidTr="7513FBF0">
        <w:tc>
          <w:tcPr>
            <w:tcW w:w="1468" w:type="dxa"/>
            <w:gridSpan w:val="2"/>
          </w:tcPr>
          <w:p w14:paraId="3DD355C9" w14:textId="77777777" w:rsidR="007E3FC5" w:rsidRDefault="007E3FC5" w:rsidP="00380EBC">
            <w:pPr>
              <w:jc w:val="right"/>
              <w:rPr>
                <w:rFonts w:ascii="Trebuchet MS" w:hAnsi="Trebuchet MS" w:cs="Arial"/>
                <w:b/>
                <w:color w:val="2F5496"/>
                <w:lang w:val="es-MX"/>
              </w:rPr>
            </w:pPr>
          </w:p>
          <w:p w14:paraId="67D112E1" w14:textId="77777777" w:rsidR="005D290C" w:rsidRPr="009427E3" w:rsidRDefault="005D290C" w:rsidP="00380EBC">
            <w:pPr>
              <w:jc w:val="right"/>
              <w:rPr>
                <w:rFonts w:ascii="Trebuchet MS" w:hAnsi="Trebuchet MS" w:cs="Arial"/>
                <w:b/>
                <w:color w:val="2F5496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2F5496"/>
                <w:lang w:val="es-MX"/>
              </w:rPr>
              <w:t>4.2</w:t>
            </w:r>
          </w:p>
          <w:p w14:paraId="1A81F0B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17AAFBA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6EE48E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2908EB2C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21FD38A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FE2DD9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27357532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7F023C8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BDB5498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2916C19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4869460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87F57B8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4738AF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6ABBD8F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6BBA33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64FCBC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C8C6B09" w14:textId="77777777" w:rsidR="005D290C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382A365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sz w:val="4"/>
                <w:szCs w:val="4"/>
                <w:lang w:val="es-MX"/>
              </w:rPr>
            </w:pPr>
          </w:p>
          <w:p w14:paraId="530F788C" w14:textId="77777777" w:rsidR="005D290C" w:rsidRPr="009427E3" w:rsidRDefault="005D290C" w:rsidP="00380EBC">
            <w:pPr>
              <w:jc w:val="right"/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4.3</w:t>
            </w:r>
          </w:p>
          <w:p w14:paraId="5C71F13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2199465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DA123B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C4CEA3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0895670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8C1F859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C8FE7C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1004F19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7C0C65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08D56CC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97E50C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B04FA47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68C698B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A939487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AA258D8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FFBD3EC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0DCCCA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DFAE63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  <w:r w:rsidRPr="009427E3">
              <w:rPr>
                <w:rFonts w:ascii="Trebuchet MS" w:hAnsi="Trebuchet MS" w:cs="Arial"/>
                <w:b/>
                <w:lang w:val="es-MX"/>
              </w:rPr>
              <w:t xml:space="preserve">  </w:t>
            </w:r>
          </w:p>
          <w:p w14:paraId="36AF6883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4C529E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C0157D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691E7B2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26770C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CBEED82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E36661F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8645DC7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35E58C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2EBF9A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C6C2CD5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09E88E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08C98E9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79F8E7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818863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4F69B9A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F07D11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1508A3C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3D6B1D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7DBC15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F8BD81B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2613E9C1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037B8A3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87C6DE0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B2F9378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8E6DD4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7D3BEE8F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3B88899E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69E2BB2B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57C0D796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0D142F6F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475AD1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120C4E94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42AFC42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  <w:p w14:paraId="271CA723" w14:textId="77777777" w:rsidR="005D290C" w:rsidRDefault="005D290C" w:rsidP="002562B2">
            <w:pPr>
              <w:rPr>
                <w:rFonts w:ascii="Trebuchet MS" w:hAnsi="Trebuchet MS" w:cs="Arial"/>
                <w:b/>
                <w:color w:val="4472C4"/>
                <w:lang w:val="es-MX"/>
              </w:rPr>
            </w:pPr>
          </w:p>
          <w:p w14:paraId="75FBE423" w14:textId="77777777" w:rsidR="005D290C" w:rsidRDefault="005D290C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2D3F0BEC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75CF4315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3CB648E9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0C178E9E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3C0395D3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3254BC2F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16"/>
                <w:szCs w:val="16"/>
                <w:lang w:val="es-MX"/>
              </w:rPr>
            </w:pPr>
          </w:p>
          <w:p w14:paraId="651E9592" w14:textId="77777777" w:rsidR="00C87E78" w:rsidRDefault="00C87E78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269E314A" w14:textId="77777777" w:rsidR="00414ECE" w:rsidRDefault="00414EC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47341341" w14:textId="77777777" w:rsidR="00414ECE" w:rsidRDefault="00414EC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42EF2083" w14:textId="77777777" w:rsidR="002815EE" w:rsidRDefault="002815E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7B40C951" w14:textId="77777777" w:rsidR="002815EE" w:rsidRDefault="002815E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4B4D7232" w14:textId="77777777" w:rsidR="002815EE" w:rsidRDefault="002815E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2093CA67" w14:textId="77777777" w:rsidR="00414ECE" w:rsidRDefault="00414ECE" w:rsidP="002562B2">
            <w:pPr>
              <w:rPr>
                <w:rFonts w:ascii="Trebuchet MS" w:hAnsi="Trebuchet MS" w:cs="Arial"/>
                <w:b/>
                <w:color w:val="4472C4"/>
                <w:sz w:val="8"/>
                <w:szCs w:val="8"/>
                <w:lang w:val="es-MX"/>
              </w:rPr>
            </w:pPr>
          </w:p>
          <w:p w14:paraId="2503B197" w14:textId="77777777" w:rsidR="00414ECE" w:rsidRPr="00414ECE" w:rsidRDefault="00414ECE" w:rsidP="002562B2">
            <w:pPr>
              <w:rPr>
                <w:rFonts w:ascii="Trebuchet MS" w:hAnsi="Trebuchet MS" w:cs="Arial"/>
                <w:b/>
                <w:color w:val="4472C4"/>
                <w:sz w:val="4"/>
                <w:szCs w:val="4"/>
                <w:lang w:val="es-MX"/>
              </w:rPr>
            </w:pPr>
          </w:p>
          <w:p w14:paraId="38288749" w14:textId="77777777" w:rsidR="005D290C" w:rsidRDefault="005D290C" w:rsidP="002562B2">
            <w:pPr>
              <w:rPr>
                <w:rFonts w:ascii="Trebuchet MS" w:hAnsi="Trebuchet MS" w:cs="Arial"/>
                <w:b/>
                <w:color w:val="4472C4"/>
                <w:sz w:val="12"/>
                <w:szCs w:val="12"/>
                <w:lang w:val="es-MX"/>
              </w:rPr>
            </w:pPr>
          </w:p>
          <w:p w14:paraId="20BD9A1A" w14:textId="77777777" w:rsidR="005D290C" w:rsidRPr="004B4786" w:rsidRDefault="005D290C" w:rsidP="002562B2">
            <w:pPr>
              <w:rPr>
                <w:rFonts w:ascii="Trebuchet MS" w:hAnsi="Trebuchet MS" w:cs="Arial"/>
                <w:b/>
                <w:color w:val="4472C4"/>
                <w:sz w:val="2"/>
                <w:szCs w:val="2"/>
                <w:lang w:val="es-MX"/>
              </w:rPr>
            </w:pPr>
          </w:p>
          <w:p w14:paraId="1BA39565" w14:textId="77777777" w:rsidR="005D290C" w:rsidRPr="009427E3" w:rsidRDefault="005D290C" w:rsidP="00380EBC">
            <w:pPr>
              <w:jc w:val="right"/>
              <w:rPr>
                <w:rFonts w:ascii="Trebuchet MS" w:hAnsi="Trebuchet MS" w:cs="Arial"/>
                <w:b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color w:val="002774"/>
                <w:lang w:val="es-MX"/>
              </w:rPr>
              <w:t>4.4</w:t>
            </w:r>
          </w:p>
        </w:tc>
        <w:tc>
          <w:tcPr>
            <w:tcW w:w="603" w:type="dxa"/>
            <w:gridSpan w:val="2"/>
          </w:tcPr>
          <w:p w14:paraId="0C136CF1" w14:textId="77777777" w:rsidR="005D290C" w:rsidRPr="009427E3" w:rsidRDefault="005D290C" w:rsidP="001C4022">
            <w:pPr>
              <w:jc w:val="both"/>
              <w:rPr>
                <w:rFonts w:ascii="Trebuchet MS" w:hAnsi="Trebuchet MS" w:cs="Arial"/>
                <w:b/>
                <w:bCs/>
                <w:iCs/>
                <w:color w:val="2F5496"/>
              </w:rPr>
            </w:pPr>
          </w:p>
        </w:tc>
        <w:tc>
          <w:tcPr>
            <w:tcW w:w="6766" w:type="dxa"/>
          </w:tcPr>
          <w:p w14:paraId="0A392C6A" w14:textId="77777777" w:rsidR="007E3FC5" w:rsidRDefault="007E3FC5" w:rsidP="001C4022">
            <w:pPr>
              <w:jc w:val="both"/>
              <w:rPr>
                <w:rFonts w:ascii="Trebuchet MS" w:hAnsi="Trebuchet MS" w:cs="Arial"/>
                <w:b/>
                <w:bCs/>
                <w:iCs/>
                <w:color w:val="2F5496"/>
              </w:rPr>
            </w:pPr>
          </w:p>
          <w:p w14:paraId="2CBCB764" w14:textId="77777777" w:rsidR="005D290C" w:rsidRPr="009427E3" w:rsidRDefault="005D290C" w:rsidP="001C4022">
            <w:pPr>
              <w:jc w:val="both"/>
              <w:rPr>
                <w:rFonts w:ascii="Trebuchet MS" w:hAnsi="Trebuchet MS" w:cs="Arial"/>
                <w:b/>
                <w:bCs/>
                <w:iCs/>
                <w:color w:val="2F5496"/>
              </w:rPr>
            </w:pPr>
            <w:r w:rsidRPr="009427E3">
              <w:rPr>
                <w:rFonts w:ascii="Trebuchet MS" w:hAnsi="Trebuchet MS" w:cs="Arial"/>
                <w:b/>
                <w:bCs/>
                <w:iCs/>
                <w:color w:val="2F5496"/>
              </w:rPr>
              <w:t xml:space="preserve">Las principales obligaciones del </w:t>
            </w:r>
            <w:r w:rsidR="00170604">
              <w:rPr>
                <w:rFonts w:ascii="Trebuchet MS" w:hAnsi="Trebuchet MS" w:cs="Arial"/>
                <w:b/>
                <w:bCs/>
                <w:iCs/>
                <w:color w:val="2F5496"/>
              </w:rPr>
              <w:t>c</w:t>
            </w:r>
            <w:r w:rsidRPr="009427E3">
              <w:rPr>
                <w:rFonts w:ascii="Trebuchet MS" w:hAnsi="Trebuchet MS" w:cs="Arial"/>
                <w:b/>
                <w:bCs/>
                <w:iCs/>
                <w:color w:val="2F5496"/>
              </w:rPr>
              <w:t>omité de</w:t>
            </w:r>
            <w:r w:rsidR="00170604">
              <w:rPr>
                <w:rFonts w:ascii="Trebuchet MS" w:hAnsi="Trebuchet MS" w:cs="Arial"/>
                <w:b/>
                <w:bCs/>
                <w:iCs/>
                <w:color w:val="2F5496"/>
              </w:rPr>
              <w:t xml:space="preserve"> cumplimiento</w:t>
            </w:r>
            <w:r w:rsidRPr="009427E3">
              <w:rPr>
                <w:rFonts w:ascii="Trebuchet MS" w:hAnsi="Trebuchet MS" w:cs="Arial"/>
                <w:b/>
                <w:bCs/>
                <w:iCs/>
                <w:color w:val="2F5496"/>
              </w:rPr>
              <w:t xml:space="preserve"> son:</w:t>
            </w:r>
          </w:p>
          <w:p w14:paraId="290583F9" w14:textId="77777777" w:rsidR="005D290C" w:rsidRPr="009427E3" w:rsidRDefault="005D290C" w:rsidP="003E2311">
            <w:pPr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</w:p>
          <w:p w14:paraId="43A3404D" w14:textId="77777777" w:rsidR="005D290C" w:rsidRPr="009427E3" w:rsidRDefault="005D290C" w:rsidP="00B76511">
            <w:pPr>
              <w:numPr>
                <w:ilvl w:val="0"/>
                <w:numId w:val="41"/>
              </w:numPr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bCs/>
                <w:iCs/>
                <w:color w:val="000000"/>
              </w:rPr>
              <w:t>Aplicar el diagnóstico cada 2 años y salvaguardar la información que sea recolectada.</w:t>
            </w:r>
          </w:p>
          <w:p w14:paraId="68F21D90" w14:textId="77777777" w:rsidR="005D290C" w:rsidRPr="009427E3" w:rsidRDefault="005D290C" w:rsidP="009538D6">
            <w:pPr>
              <w:ind w:left="348"/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</w:p>
          <w:p w14:paraId="559161E0" w14:textId="77777777" w:rsidR="005D290C" w:rsidRPr="009427E3" w:rsidRDefault="005D290C" w:rsidP="003E2311">
            <w:pPr>
              <w:numPr>
                <w:ilvl w:val="0"/>
                <w:numId w:val="41"/>
              </w:numPr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bCs/>
                <w:iCs/>
                <w:color w:val="000000"/>
              </w:rPr>
              <w:t>Diseñar un programa de acciones cada 2 años, dar seguimiento para la atención y prevención de la violencia laboral, los factores de riesgo psicosocial y entorno organizacional favorable con base a los resultados obtenidos en el diagnóstico, así como, vigilar su cumplimiento de acuerdo con lo establecido en la NOM 035-STPS 2018.</w:t>
            </w:r>
          </w:p>
          <w:p w14:paraId="13C326F3" w14:textId="77777777" w:rsidR="005D290C" w:rsidRPr="009427E3" w:rsidRDefault="005D290C" w:rsidP="00EB1399">
            <w:pPr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</w:p>
          <w:p w14:paraId="0941805A" w14:textId="77777777" w:rsidR="005D290C" w:rsidRPr="009427E3" w:rsidRDefault="005D290C" w:rsidP="003E2311">
            <w:pPr>
              <w:numPr>
                <w:ilvl w:val="0"/>
                <w:numId w:val="41"/>
              </w:numPr>
              <w:jc w:val="both"/>
              <w:rPr>
                <w:rFonts w:ascii="Trebuchet MS" w:hAnsi="Trebuchet MS" w:cs="Arial"/>
                <w:bCs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bCs/>
                <w:iCs/>
                <w:color w:val="000000"/>
              </w:rPr>
              <w:t>Dar trámite e intervenir, de forma oportuna, en las quejas</w:t>
            </w:r>
            <w:r w:rsidR="00170604">
              <w:rPr>
                <w:rFonts w:ascii="Trebuchet MS" w:hAnsi="Trebuchet MS" w:cs="Arial"/>
                <w:bCs/>
                <w:iCs/>
                <w:color w:val="000000"/>
              </w:rPr>
              <w:t>, denuncias y/o sugerencias</w:t>
            </w:r>
            <w:r w:rsidRPr="009427E3">
              <w:rPr>
                <w:rFonts w:ascii="Trebuchet MS" w:hAnsi="Trebuchet MS" w:cs="Arial"/>
                <w:bCs/>
                <w:iCs/>
                <w:color w:val="000000"/>
              </w:rPr>
              <w:t xml:space="preserve"> que se reciban.</w:t>
            </w:r>
          </w:p>
          <w:p w14:paraId="4853B841" w14:textId="77777777" w:rsidR="005D290C" w:rsidRPr="009427E3" w:rsidRDefault="005D290C" w:rsidP="001C4022">
            <w:pPr>
              <w:jc w:val="both"/>
              <w:rPr>
                <w:rFonts w:ascii="Trebuchet MS" w:hAnsi="Trebuchet MS" w:cs="Arial"/>
                <w:b/>
                <w:bCs/>
                <w:iCs/>
                <w:color w:val="000000"/>
              </w:rPr>
            </w:pPr>
          </w:p>
          <w:p w14:paraId="50125231" w14:textId="77777777" w:rsidR="005D290C" w:rsidRDefault="005D290C" w:rsidP="00D34E24">
            <w:pPr>
              <w:jc w:val="both"/>
              <w:rPr>
                <w:rFonts w:ascii="Trebuchet MS" w:hAnsi="Trebuchet MS" w:cs="Arial"/>
                <w:b/>
                <w:bCs/>
                <w:iCs/>
                <w:color w:val="002774"/>
              </w:rPr>
            </w:pPr>
          </w:p>
          <w:p w14:paraId="6068A408" w14:textId="77777777" w:rsidR="005D290C" w:rsidRDefault="005D290C" w:rsidP="00D34E24">
            <w:pPr>
              <w:jc w:val="both"/>
              <w:rPr>
                <w:rFonts w:ascii="Trebuchet MS" w:hAnsi="Trebuchet MS" w:cs="Arial"/>
                <w:b/>
                <w:bCs/>
                <w:iCs/>
                <w:color w:val="002774"/>
              </w:rPr>
            </w:pPr>
            <w:r w:rsidRPr="009427E3">
              <w:rPr>
                <w:rFonts w:ascii="Trebuchet MS" w:hAnsi="Trebuchet MS" w:cs="Arial"/>
                <w:b/>
                <w:bCs/>
                <w:iCs/>
                <w:color w:val="002774"/>
              </w:rPr>
              <w:t xml:space="preserve">Las principales obligaciones de las y los </w:t>
            </w:r>
            <w:r w:rsidR="00170604">
              <w:rPr>
                <w:rFonts w:ascii="Trebuchet MS" w:hAnsi="Trebuchet MS" w:cs="Arial"/>
                <w:b/>
                <w:bCs/>
                <w:iCs/>
                <w:color w:val="002774"/>
              </w:rPr>
              <w:t>líderes son</w:t>
            </w:r>
            <w:r w:rsidRPr="009427E3">
              <w:rPr>
                <w:rFonts w:ascii="Trebuchet MS" w:hAnsi="Trebuchet MS" w:cs="Arial"/>
                <w:b/>
                <w:bCs/>
                <w:iCs/>
                <w:color w:val="002774"/>
              </w:rPr>
              <w:t>:</w:t>
            </w:r>
          </w:p>
          <w:p w14:paraId="5A25747A" w14:textId="77777777" w:rsidR="007E3FC5" w:rsidRPr="007E3FC5" w:rsidRDefault="007E3FC5" w:rsidP="00D34E24">
            <w:pPr>
              <w:jc w:val="both"/>
              <w:rPr>
                <w:rFonts w:ascii="Trebuchet MS" w:hAnsi="Trebuchet MS" w:cs="Arial"/>
                <w:b/>
                <w:bCs/>
                <w:iCs/>
                <w:color w:val="002774"/>
              </w:rPr>
            </w:pPr>
          </w:p>
          <w:p w14:paraId="0FC83A4A" w14:textId="77777777" w:rsidR="005D290C" w:rsidRPr="009427E3" w:rsidRDefault="005D290C" w:rsidP="00F561C0">
            <w:pPr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Dar seguimiento al cumplimiento de las normas dirigidas a prevenir cualquier conducta o comportamiento que implique violencia laboral, a salvaguardar la información que sea recolectada, dar trámite e intervenir, de forma oportuna, en las quejas que se reciban por los medios establecidos.</w:t>
            </w:r>
          </w:p>
          <w:p w14:paraId="29D6B04F" w14:textId="77777777" w:rsidR="005D290C" w:rsidRPr="009427E3" w:rsidRDefault="005D290C" w:rsidP="00F561C0">
            <w:pPr>
              <w:ind w:left="360"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 xml:space="preserve"> </w:t>
            </w:r>
          </w:p>
          <w:p w14:paraId="675C13A7" w14:textId="77777777" w:rsidR="006E5F93" w:rsidRPr="006E5F93" w:rsidRDefault="005D290C" w:rsidP="006E5F93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Aplicar esta política y predicar con el ejemplo, así como, promover que las y los colaboradores la pongan en práctica en el lugar de trabajo. Promover la confianza de las y los colaboradores para que denuncien cualquier acto en contra de esta</w:t>
            </w:r>
            <w:r w:rsidR="006E5F93">
              <w:rPr>
                <w:rFonts w:ascii="Trebuchet MS" w:hAnsi="Trebuchet MS" w:cs="Arial"/>
                <w:iCs/>
                <w:color w:val="000000"/>
              </w:rPr>
              <w:t>.</w:t>
            </w:r>
          </w:p>
          <w:p w14:paraId="561CDA58" w14:textId="77777777" w:rsidR="00725AF4" w:rsidRPr="006E5F93" w:rsidRDefault="005D290C" w:rsidP="006E5F93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 xml:space="preserve">Proporcionar la capacitación para la adecuada realización de las tareas encomendadas; la definición precisa de responsabilidades para las y los </w:t>
            </w:r>
            <w:r w:rsidRPr="009427E3">
              <w:rPr>
                <w:rFonts w:ascii="Trebuchet MS" w:hAnsi="Trebuchet MS" w:cs="Arial"/>
                <w:iCs/>
                <w:color w:val="000000"/>
              </w:rPr>
              <w:lastRenderedPageBreak/>
              <w:t>colaboradores de la organización, la participación proactiva y comunicación.</w:t>
            </w:r>
          </w:p>
          <w:p w14:paraId="794695BD" w14:textId="77777777" w:rsidR="005D290C" w:rsidRPr="009427E3" w:rsidRDefault="005D290C" w:rsidP="009C4E4C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Realizar la distribución equilibrada de las cargas de trabajo, con jornadas laborales regulares conforme a la Ley Federal del Trabajo y reglamento interno de trabajo.</w:t>
            </w:r>
          </w:p>
          <w:p w14:paraId="5BF112E3" w14:textId="77777777" w:rsidR="005D290C" w:rsidRPr="009427E3" w:rsidRDefault="005D290C" w:rsidP="0061580B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Realizar reuniones y crear espacios de consulta para que las y los colaboradores tengan la oportunidad de exponer sus dudas, inquietudes, comentarios y sugerencias relacionadas con su trabajo.</w:t>
            </w:r>
          </w:p>
          <w:p w14:paraId="2549892A" w14:textId="77777777" w:rsidR="005D290C" w:rsidRPr="009427E3" w:rsidRDefault="005D290C" w:rsidP="00FA7CBA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Promover la ayuda mutua y el intercambio de conocimientos y experiencias entre las y los colaboradores evitando la generación de relaciones negativas en el trabajo.</w:t>
            </w:r>
            <w:del w:id="1" w:author="Alejandro Cuevas (TMS)" w:date="2019-12-02T16:59:00Z">
              <w:r w:rsidRPr="009427E3" w:rsidDel="00920665">
                <w:rPr>
                  <w:rFonts w:ascii="Trebuchet MS" w:hAnsi="Trebuchet MS" w:cs="Arial"/>
                  <w:iCs/>
                  <w:color w:val="000000"/>
                </w:rPr>
                <w:delText xml:space="preserve"> </w:delText>
              </w:r>
            </w:del>
          </w:p>
          <w:p w14:paraId="4072506E" w14:textId="77777777" w:rsidR="005D290C" w:rsidRPr="009427E3" w:rsidRDefault="005D290C" w:rsidP="00F72F79">
            <w:pPr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Establecer objetivos, indicadores, metas de acuerdo con el procedimiento establecido y difundir instrucciones claras a las y los colaboradores para la atención de los problemas que impiden o limitan el desarrollo de su trabajo, cuando éstos se presenten.</w:t>
            </w:r>
          </w:p>
          <w:p w14:paraId="09B8D95D" w14:textId="77777777" w:rsidR="005D290C" w:rsidRPr="009427E3" w:rsidRDefault="005D290C" w:rsidP="00F72F79">
            <w:pPr>
              <w:ind w:left="360"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4C8FD2D1" w14:textId="3C5CFA2B" w:rsidR="005D290C" w:rsidRPr="006E5F93" w:rsidRDefault="32CA4DF1" w:rsidP="7513FBF0">
            <w:pPr>
              <w:pStyle w:val="Prrafodelista"/>
              <w:numPr>
                <w:ilvl w:val="0"/>
                <w:numId w:val="34"/>
              </w:numPr>
              <w:spacing w:after="200" w:line="276" w:lineRule="auto"/>
              <w:contextualSpacing/>
              <w:jc w:val="both"/>
              <w:rPr>
                <w:rFonts w:ascii="Trebuchet MS" w:hAnsi="Trebuchet MS" w:cs="Arial"/>
                <w:b/>
                <w:bCs/>
                <w:color w:val="000000"/>
              </w:rPr>
            </w:pPr>
            <w:r w:rsidRPr="7513FBF0">
              <w:rPr>
                <w:rFonts w:ascii="Trebuchet MS" w:hAnsi="Trebuchet MS" w:cs="Arial"/>
                <w:color w:val="000000" w:themeColor="text1"/>
              </w:rPr>
              <w:t xml:space="preserve">Evaluar el desempeño de cada uno de sus </w:t>
            </w:r>
            <w:proofErr w:type="gramStart"/>
            <w:r w:rsidRPr="7513FBF0">
              <w:rPr>
                <w:rFonts w:ascii="Trebuchet MS" w:hAnsi="Trebuchet MS" w:cs="Arial"/>
                <w:color w:val="000000" w:themeColor="text1"/>
              </w:rPr>
              <w:t>colaboradores y colaboradoras</w:t>
            </w:r>
            <w:proofErr w:type="gramEnd"/>
            <w:r w:rsidRPr="7513FBF0">
              <w:rPr>
                <w:rFonts w:ascii="Trebuchet MS" w:hAnsi="Trebuchet MS" w:cs="Arial"/>
                <w:color w:val="000000" w:themeColor="text1"/>
              </w:rPr>
              <w:t>, brindar el reconocimiento a quienes obtengan resultados sobresalientes de acuerdo con</w:t>
            </w:r>
            <w:r w:rsidR="314F1819" w:rsidRPr="7513FBF0">
              <w:rPr>
                <w:rFonts w:ascii="Trebuchet MS" w:hAnsi="Trebuchet MS" w:cs="Arial"/>
                <w:color w:val="000000" w:themeColor="text1"/>
              </w:rPr>
              <w:t xml:space="preserve"> </w:t>
            </w:r>
            <w:r w:rsidR="1DBFDCCE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Desempeño y objetivos través de plataforma MyESI, Programas de reconocimiento Role </w:t>
            </w:r>
            <w:proofErr w:type="spellStart"/>
            <w:r w:rsidR="0ABF2670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m</w:t>
            </w:r>
            <w:r w:rsidR="1DBFDCCE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>odel</w:t>
            </w:r>
            <w:proofErr w:type="spellEnd"/>
            <w:r w:rsidR="35A9030B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y Programas de reconocimiento de corporativo.</w:t>
            </w:r>
            <w:r w:rsidR="1DBFDCCE" w:rsidRPr="7513FBF0">
              <w:rPr>
                <w:rFonts w:ascii="Trebuchet MS" w:hAnsi="Trebuchet MS" w:cs="Arial"/>
                <w:b/>
                <w:bCs/>
                <w:color w:val="000000" w:themeColor="text1"/>
              </w:rPr>
              <w:t xml:space="preserve"> </w:t>
            </w:r>
          </w:p>
          <w:p w14:paraId="0377AA1D" w14:textId="77777777" w:rsidR="005D290C" w:rsidRPr="009427E3" w:rsidRDefault="005D290C" w:rsidP="0061580B">
            <w:pPr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  <w:iCs/>
                <w:color w:val="000000"/>
              </w:rPr>
            </w:pPr>
            <w:r w:rsidRPr="009427E3">
              <w:rPr>
                <w:rFonts w:ascii="Trebuchet MS" w:hAnsi="Trebuchet MS" w:cs="Arial"/>
                <w:iCs/>
                <w:color w:val="000000"/>
              </w:rPr>
              <w:t>Dar seguimiento a las acciones establecidas para la prevención de los factores de riesgo psicosociales que impulsen: el apoyo social, la difusión de la información y la capacitación.</w:t>
            </w:r>
          </w:p>
          <w:p w14:paraId="78BEFD2A" w14:textId="77777777" w:rsidR="005D290C" w:rsidRPr="009427E3" w:rsidRDefault="005D290C" w:rsidP="00170A3E">
            <w:pPr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27A76422" w14:textId="77777777" w:rsidR="005D290C" w:rsidRDefault="005D290C" w:rsidP="001C4022">
            <w:pPr>
              <w:pStyle w:val="Encabezado"/>
              <w:rPr>
                <w:rFonts w:ascii="Trebuchet MS" w:hAnsi="Trebuchet MS" w:cs="Arial"/>
                <w:lang w:val="es-MX"/>
              </w:rPr>
            </w:pPr>
          </w:p>
          <w:p w14:paraId="49206A88" w14:textId="77777777" w:rsidR="002815EE" w:rsidRPr="009427E3" w:rsidRDefault="002815EE" w:rsidP="001C4022">
            <w:pPr>
              <w:pStyle w:val="Encabezado"/>
              <w:rPr>
                <w:rFonts w:ascii="Trebuchet MS" w:hAnsi="Trebuchet MS" w:cs="Arial"/>
                <w:lang w:val="es-MX"/>
              </w:rPr>
            </w:pPr>
          </w:p>
          <w:p w14:paraId="273CC5EC" w14:textId="77777777" w:rsidR="005D290C" w:rsidRPr="009427E3" w:rsidRDefault="005D290C" w:rsidP="001C4022">
            <w:pPr>
              <w:pStyle w:val="Encabezado"/>
              <w:rPr>
                <w:rFonts w:ascii="Trebuchet MS" w:hAnsi="Trebuchet MS" w:cs="Arial"/>
                <w:color w:val="002774"/>
                <w:lang w:val="es-MX"/>
              </w:rPr>
            </w:pPr>
            <w:r w:rsidRPr="009427E3">
              <w:rPr>
                <w:rFonts w:ascii="Trebuchet MS" w:hAnsi="Trebuchet MS" w:cs="Arial"/>
                <w:b/>
                <w:bCs/>
                <w:iCs/>
                <w:color w:val="002774"/>
              </w:rPr>
              <w:t>Obligaciones de las y los colaboradores:</w:t>
            </w:r>
          </w:p>
          <w:p w14:paraId="67B7A70C" w14:textId="77777777" w:rsidR="005D290C" w:rsidRPr="009427E3" w:rsidRDefault="005D290C" w:rsidP="00066F70">
            <w:pPr>
              <w:pStyle w:val="Prrafodelista"/>
              <w:ind w:left="720"/>
              <w:jc w:val="both"/>
              <w:rPr>
                <w:rFonts w:ascii="Trebuchet MS" w:hAnsi="Trebuchet MS" w:cs="Arial"/>
                <w:iCs/>
                <w:color w:val="000000"/>
              </w:rPr>
            </w:pPr>
          </w:p>
          <w:p w14:paraId="31E21CDE" w14:textId="77777777" w:rsidR="00414ECE" w:rsidRPr="00B9634D" w:rsidRDefault="005D290C" w:rsidP="00B9634D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>Participar en los eventos de información y difusión que proporcione la empresa para la identificación de acontecimientos traumáticos severos, factores de riesgo psicosocial y el entorno organizacional.</w:t>
            </w:r>
          </w:p>
          <w:p w14:paraId="71887C79" w14:textId="77777777" w:rsidR="00414ECE" w:rsidRPr="009427E3" w:rsidRDefault="00414ECE" w:rsidP="00104F69">
            <w:pPr>
              <w:pStyle w:val="Prrafodelista"/>
              <w:ind w:left="720"/>
              <w:jc w:val="both"/>
              <w:rPr>
                <w:rFonts w:ascii="Trebuchet MS" w:hAnsi="Trebuchet MS" w:cs="Arial"/>
              </w:rPr>
            </w:pPr>
          </w:p>
          <w:p w14:paraId="74A3B950" w14:textId="77777777" w:rsidR="005D290C" w:rsidRPr="009427E3" w:rsidRDefault="005D290C" w:rsidP="007C2CD2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 xml:space="preserve">Participar en el diagnóstico para la identificación de acontecimientos traumáticos severos, factores de riesgo psicosocial y en la evaluación del entorno organizacional, cada </w:t>
            </w:r>
            <w:r w:rsidR="00EC2571">
              <w:rPr>
                <w:rFonts w:ascii="Trebuchet MS" w:hAnsi="Trebuchet MS" w:cs="Arial"/>
              </w:rPr>
              <w:t>2 años.</w:t>
            </w:r>
          </w:p>
          <w:p w14:paraId="3B7FD67C" w14:textId="77777777" w:rsidR="005D290C" w:rsidRPr="009427E3" w:rsidRDefault="005D290C" w:rsidP="00C028BA">
            <w:pPr>
              <w:pStyle w:val="Prrafodelista"/>
              <w:ind w:left="0"/>
              <w:jc w:val="both"/>
              <w:rPr>
                <w:rFonts w:ascii="Trebuchet MS" w:hAnsi="Trebuchet MS" w:cs="Arial"/>
              </w:rPr>
            </w:pPr>
          </w:p>
          <w:p w14:paraId="69A14949" w14:textId="77777777" w:rsidR="005D290C" w:rsidRPr="009427E3" w:rsidRDefault="005D290C" w:rsidP="00C028BA">
            <w:pPr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>Someterse a los exámenes médicos y evaluaciones psicológicas que determina la presente Norma y/o las normas oficiales mexicanas que al respecto emitan la Secretaría de Salud y/o la Secretaría del Trabajo y Previsión Social, y a falta de éstas, los que indique la institución de seguridad social o privada, o el médico o psicólogo o psiquiatra de la empresa</w:t>
            </w:r>
            <w:r w:rsidR="00EC2571">
              <w:rPr>
                <w:rFonts w:ascii="Trebuchet MS" w:hAnsi="Trebuchet MS" w:cs="Arial"/>
              </w:rPr>
              <w:t>, así como, entregar los documentos que lo justifiquen.</w:t>
            </w:r>
          </w:p>
          <w:p w14:paraId="38D6B9B6" w14:textId="77777777" w:rsidR="005D290C" w:rsidRPr="009427E3" w:rsidRDefault="005D290C" w:rsidP="00C028BA">
            <w:pPr>
              <w:pStyle w:val="Prrafodelista"/>
              <w:rPr>
                <w:rFonts w:ascii="Trebuchet MS" w:hAnsi="Trebuchet MS" w:cs="Arial"/>
              </w:rPr>
            </w:pPr>
          </w:p>
          <w:p w14:paraId="22B4E438" w14:textId="77777777" w:rsidR="005D290C" w:rsidRPr="009427E3" w:rsidRDefault="005D290C" w:rsidP="00F14055">
            <w:pPr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 xml:space="preserve">Abstenerse de realizar prácticas contrarias al entorno organizacional favorable y actos de violencia laboral, Participar en las actividades que establezca la empresa para controlar los factores de riesgo psicosocial. Colaborar con un entorno organizacional favorable y prevenir actos de violencia laboral. </w:t>
            </w:r>
          </w:p>
          <w:p w14:paraId="22F860BB" w14:textId="77777777" w:rsidR="005D290C" w:rsidRPr="009427E3" w:rsidRDefault="005D290C" w:rsidP="00F14055">
            <w:pPr>
              <w:pStyle w:val="Prrafodelista"/>
              <w:rPr>
                <w:rFonts w:ascii="Trebuchet MS" w:hAnsi="Trebuchet MS" w:cs="Arial"/>
              </w:rPr>
            </w:pPr>
          </w:p>
          <w:p w14:paraId="16FBF59C" w14:textId="77777777" w:rsidR="005D290C" w:rsidRPr="009427E3" w:rsidRDefault="005D290C" w:rsidP="00EC15D8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 xml:space="preserve">Informar </w:t>
            </w:r>
            <w:r w:rsidR="00EC2571">
              <w:rPr>
                <w:rFonts w:ascii="Trebuchet MS" w:hAnsi="Trebuchet MS" w:cs="Arial"/>
              </w:rPr>
              <w:t>al comité de cumplimiento</w:t>
            </w:r>
            <w:r w:rsidRPr="009427E3">
              <w:rPr>
                <w:rFonts w:ascii="Trebuchet MS" w:hAnsi="Trebuchet MS" w:cs="Arial"/>
              </w:rPr>
              <w:t>, por escrito y de acuerdo con el procedimiento, en el caso de haber presenciado o sufrido un acontecimiento traumático severo en el trayecto o dentro del trabajo, en una fecha posterior al diagnóstico realizado.</w:t>
            </w:r>
          </w:p>
          <w:p w14:paraId="698536F5" w14:textId="77777777" w:rsidR="005D290C" w:rsidRPr="009427E3" w:rsidRDefault="005D290C" w:rsidP="003459E3">
            <w:pPr>
              <w:pStyle w:val="Prrafodelista"/>
              <w:rPr>
                <w:rFonts w:ascii="Trebuchet MS" w:hAnsi="Trebuchet MS" w:cs="Arial"/>
              </w:rPr>
            </w:pPr>
          </w:p>
          <w:p w14:paraId="17328466" w14:textId="77777777" w:rsidR="005D290C" w:rsidRPr="009427E3" w:rsidRDefault="005D290C" w:rsidP="003459E3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rebuchet MS" w:hAnsi="Trebuchet MS" w:cs="Arial"/>
              </w:rPr>
            </w:pPr>
            <w:r w:rsidRPr="009427E3">
              <w:rPr>
                <w:rFonts w:ascii="Trebuchet MS" w:hAnsi="Trebuchet MS" w:cs="Arial"/>
              </w:rPr>
              <w:t>Informar por escrito, a</w:t>
            </w:r>
            <w:r w:rsidR="00EC2571">
              <w:rPr>
                <w:rFonts w:ascii="Trebuchet MS" w:hAnsi="Trebuchet MS" w:cs="Arial"/>
              </w:rPr>
              <w:t>l comité de cumplimiento</w:t>
            </w:r>
            <w:r w:rsidRPr="009427E3">
              <w:rPr>
                <w:rFonts w:ascii="Trebuchet MS" w:hAnsi="Trebuchet MS" w:cs="Arial"/>
              </w:rPr>
              <w:t>, en caso de estar enterado de que una colaboradora o colaborador realicen prácticas opuestas al entorno organizacional favorable y denunciar actos de violencia laboral, utilizando los mecanismos establecidos por la empresa.</w:t>
            </w:r>
          </w:p>
          <w:p w14:paraId="7BC1BAF2" w14:textId="77777777" w:rsidR="005D290C" w:rsidRPr="009427E3" w:rsidRDefault="005D290C" w:rsidP="002563D1">
            <w:pPr>
              <w:pStyle w:val="Prrafodelista"/>
              <w:ind w:left="720"/>
              <w:jc w:val="both"/>
              <w:rPr>
                <w:rFonts w:ascii="Trebuchet MS" w:hAnsi="Trebuchet MS" w:cs="Arial"/>
              </w:rPr>
            </w:pPr>
          </w:p>
          <w:p w14:paraId="61C988F9" w14:textId="77777777" w:rsidR="005D290C" w:rsidRPr="009427E3" w:rsidRDefault="005D290C" w:rsidP="002D4B08">
            <w:pPr>
              <w:pStyle w:val="Prrafodelista"/>
              <w:ind w:left="720"/>
              <w:jc w:val="both"/>
              <w:rPr>
                <w:rFonts w:ascii="Trebuchet MS" w:hAnsi="Trebuchet MS" w:cs="Arial"/>
              </w:rPr>
            </w:pPr>
          </w:p>
        </w:tc>
      </w:tr>
      <w:tr w:rsidR="005D290C" w:rsidRPr="009427E3" w14:paraId="3B22BB7D" w14:textId="77777777" w:rsidTr="7513FBF0">
        <w:tc>
          <w:tcPr>
            <w:tcW w:w="1468" w:type="dxa"/>
            <w:gridSpan w:val="2"/>
          </w:tcPr>
          <w:p w14:paraId="17B246DD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</w:tc>
        <w:tc>
          <w:tcPr>
            <w:tcW w:w="603" w:type="dxa"/>
            <w:gridSpan w:val="2"/>
          </w:tcPr>
          <w:p w14:paraId="6BF89DA3" w14:textId="77777777" w:rsidR="005D290C" w:rsidRPr="009427E3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6766" w:type="dxa"/>
          </w:tcPr>
          <w:p w14:paraId="5C3E0E74" w14:textId="77777777" w:rsidR="005D290C" w:rsidRPr="009427E3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</w:tr>
      <w:tr w:rsidR="005D290C" w:rsidRPr="009427E3" w14:paraId="66A1FAB9" w14:textId="77777777" w:rsidTr="7513FBF0">
        <w:trPr>
          <w:trHeight w:val="323"/>
        </w:trPr>
        <w:tc>
          <w:tcPr>
            <w:tcW w:w="1468" w:type="dxa"/>
            <w:gridSpan w:val="2"/>
          </w:tcPr>
          <w:p w14:paraId="76BB753C" w14:textId="77777777" w:rsidR="005D290C" w:rsidRPr="009427E3" w:rsidRDefault="005D290C" w:rsidP="00636960">
            <w:pPr>
              <w:rPr>
                <w:rFonts w:ascii="Trebuchet MS" w:hAnsi="Trebuchet MS" w:cs="Arial"/>
                <w:b/>
                <w:lang w:val="es-MX"/>
              </w:rPr>
            </w:pPr>
          </w:p>
        </w:tc>
        <w:tc>
          <w:tcPr>
            <w:tcW w:w="603" w:type="dxa"/>
            <w:gridSpan w:val="2"/>
          </w:tcPr>
          <w:p w14:paraId="513DA1E0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  <w:tc>
          <w:tcPr>
            <w:tcW w:w="6766" w:type="dxa"/>
          </w:tcPr>
          <w:p w14:paraId="75CAC6F5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66060428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1D0656FE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B37605A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394798F2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3889A505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29079D35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17686DC7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3BD644D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1A3FAC43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2BBD94B2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854DE7F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2CA7ADD4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314EE24A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6614669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7590049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0C5B615A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792F1AA2" w14:textId="77777777" w:rsidR="00B9634D" w:rsidRDefault="00B9634D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1A499DFC" w14:textId="77777777" w:rsidR="005D290C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  <w:p w14:paraId="5E7E3C41" w14:textId="77777777" w:rsidR="005D290C" w:rsidRPr="009427E3" w:rsidRDefault="005D290C" w:rsidP="00636960">
            <w:pPr>
              <w:pStyle w:val="Encabezado"/>
              <w:tabs>
                <w:tab w:val="clear" w:pos="4419"/>
                <w:tab w:val="clear" w:pos="8838"/>
              </w:tabs>
              <w:jc w:val="both"/>
              <w:rPr>
                <w:rFonts w:ascii="Trebuchet MS" w:hAnsi="Trebuchet MS" w:cs="Arial"/>
                <w:lang w:val="es-MX"/>
              </w:rPr>
            </w:pPr>
          </w:p>
        </w:tc>
      </w:tr>
    </w:tbl>
    <w:p w14:paraId="550C8283" w14:textId="77777777" w:rsidR="007F48CB" w:rsidRPr="004B4786" w:rsidRDefault="007F48CB" w:rsidP="007F48CB">
      <w:pPr>
        <w:tabs>
          <w:tab w:val="left" w:pos="4875"/>
        </w:tabs>
        <w:jc w:val="center"/>
        <w:rPr>
          <w:rFonts w:ascii="Trebuchet MS" w:hAnsi="Trebuchet MS" w:cs="Arial"/>
          <w:b/>
          <w:color w:val="002774"/>
          <w:sz w:val="28"/>
          <w:szCs w:val="28"/>
          <w:lang w:val="es-MX"/>
        </w:rPr>
      </w:pPr>
      <w:r w:rsidRPr="004B4786">
        <w:rPr>
          <w:rFonts w:ascii="Trebuchet MS" w:hAnsi="Trebuchet MS" w:cs="Arial"/>
          <w:b/>
          <w:color w:val="002774"/>
          <w:sz w:val="28"/>
          <w:szCs w:val="28"/>
          <w:lang w:val="es-MX"/>
        </w:rPr>
        <w:lastRenderedPageBreak/>
        <w:t>ANEXO A</w:t>
      </w:r>
    </w:p>
    <w:p w14:paraId="03F828E4" w14:textId="77777777" w:rsidR="00F03EC4" w:rsidRPr="009427E3" w:rsidDel="00920665" w:rsidRDefault="00F03EC4" w:rsidP="007F48CB">
      <w:pPr>
        <w:tabs>
          <w:tab w:val="left" w:pos="4875"/>
        </w:tabs>
        <w:jc w:val="center"/>
        <w:rPr>
          <w:del w:id="2" w:author="Alejandro Cuevas (TMS)" w:date="2019-12-02T17:07:00Z"/>
          <w:rFonts w:ascii="Trebuchet MS" w:hAnsi="Trebuchet MS" w:cs="Arial"/>
          <w:b/>
          <w:lang w:val="es-MX"/>
        </w:rPr>
      </w:pPr>
    </w:p>
    <w:p w14:paraId="0D3A598E" w14:textId="77777777" w:rsidR="00F03EC4" w:rsidRPr="004B4786" w:rsidRDefault="00F03EC4" w:rsidP="00584714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sz w:val="23"/>
          <w:szCs w:val="23"/>
          <w:lang w:val="es-MX"/>
        </w:rPr>
        <w:t>Para efectos de ampliar el conocimiento y comprensión de la presente política, la NOM 035-STPS considera las siguientes definiciones</w:t>
      </w:r>
      <w:r w:rsidR="004525D3" w:rsidRPr="004B4786">
        <w:rPr>
          <w:rFonts w:ascii="Trebuchet MS" w:hAnsi="Trebuchet MS" w:cs="Arial"/>
          <w:sz w:val="23"/>
          <w:szCs w:val="23"/>
          <w:lang w:val="es-MX"/>
        </w:rPr>
        <w:t xml:space="preserve"> en orden alfabético</w:t>
      </w:r>
      <w:r w:rsidRPr="004B4786">
        <w:rPr>
          <w:rFonts w:ascii="Trebuchet MS" w:hAnsi="Trebuchet MS" w:cs="Arial"/>
          <w:sz w:val="23"/>
          <w:szCs w:val="23"/>
          <w:lang w:val="es-MX"/>
        </w:rPr>
        <w:t>:</w:t>
      </w:r>
    </w:p>
    <w:p w14:paraId="2AC57CB0" w14:textId="77777777" w:rsidR="00584714" w:rsidRPr="004B4786" w:rsidDel="00920665" w:rsidRDefault="00584714" w:rsidP="00584714">
      <w:pPr>
        <w:tabs>
          <w:tab w:val="left" w:pos="4875"/>
        </w:tabs>
        <w:jc w:val="both"/>
        <w:rPr>
          <w:del w:id="3" w:author="Alejandro Cuevas (TMS)" w:date="2019-12-02T17:07:00Z"/>
          <w:rFonts w:ascii="Trebuchet MS" w:hAnsi="Trebuchet MS" w:cs="Arial"/>
          <w:sz w:val="23"/>
          <w:szCs w:val="23"/>
          <w:lang w:val="es-MX"/>
        </w:rPr>
      </w:pPr>
    </w:p>
    <w:p w14:paraId="7399710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Acontecimiento traumático severo: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Aquel experimentado durante o con motivo del trabajo que se caracteriza por la ocurrencia de la muerte o que representa un peligro real para la integridad física de una o varias personas y que puede generar trastorno de estrés postraumático para quien lo sufre o lo presencia. Algunos ejemplos son: explosiones, derrumbes, incendios de gran magnitud; accidentes graves o mortales, asaltos con violencia, secuestros y homicidios, entre otros.</w:t>
      </w:r>
    </w:p>
    <w:p w14:paraId="5186B13D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7AA1EC53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Apoyo social: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Las acciones para mejorar las relaciones sociales en el trabajo en las que se promueve el apoyo mutuo en la solución de problemas de trabajo entre trabajadores, superiores y/o subordinados. Algunos ejemplos de medidas para constituir un apoyo social práctico y oportuno en el lugar de trabajo son: afianzar la relación supervisores-trabajadores; propiciar la ayuda mutua entre los trabajadores; fomentar las actividades culturales y del deporte, y proporcionar ayuda directa cuando sea necesario, entre otros.</w:t>
      </w:r>
    </w:p>
    <w:p w14:paraId="6C57C439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07D43564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Autoridad laboral: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Las unidades administrativas competentes de la Secretaría que realizan funciones de inspección y vigilancia en materia de seguridad y salud en el trabajo, y las correspondientes de las entidades federativas, que actúen en auxilio de aquéllas.</w:t>
      </w:r>
    </w:p>
    <w:p w14:paraId="3D404BC9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</w:p>
    <w:p w14:paraId="6FF5E9FD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 xml:space="preserve">Burn </w:t>
      </w:r>
      <w:proofErr w:type="spellStart"/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out</w:t>
      </w:r>
      <w:proofErr w:type="spellEnd"/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Es estrés laboral que de acuerdo con el IMSS es el tipo del estrés donde la creciente presión en el entorno laboral puede provocar la saturación física o mental del trabajador, generando diversas consecuencias que no solo afectan la salud sino su entorno más próximo ya que genera un desequilibrio entre lo laboral y lo personal.</w:t>
      </w:r>
    </w:p>
    <w:p w14:paraId="61319B8A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7495D68C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Cargas excesivas de trabajo: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Cargas que a nivel cognitivo, mental o emocional sobreponen al trabajador. La falta de congruencia en las indicaciones del jefe frente a los empleados.</w:t>
      </w:r>
    </w:p>
    <w:p w14:paraId="31A560F4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1D057E8F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lastRenderedPageBreak/>
        <w:t>Centro de trabajo: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El lugar o lugares, tales como edificios, locales, instalaciones y áreas, donde se realicen actividades de explotación, aprovechamiento, producción, comercialización, transporte y almacenamiento o prestación de servicios, en los que laboren personas que estén sujetas a una relación de trabajo.</w:t>
      </w:r>
    </w:p>
    <w:p w14:paraId="70DF735C" w14:textId="77777777" w:rsidR="004B4786" w:rsidRPr="004B4786" w:rsidRDefault="004B4786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4B634875" w14:textId="77777777" w:rsidR="00C87E78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Condiciones de riesgo laboral: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Condiciones peligrosas, inseguras o deficientes del área en la que se está trabajando. Exigencia adicional y adaptación de los empleados.</w:t>
      </w:r>
    </w:p>
    <w:p w14:paraId="3A413BF6" w14:textId="77777777" w:rsidR="00414ECE" w:rsidRDefault="00414ECE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</w:p>
    <w:p w14:paraId="33D28B4B" w14:textId="77777777" w:rsidR="00414ECE" w:rsidRDefault="00414ECE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</w:p>
    <w:p w14:paraId="6BD2FA74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Diagnóstico de seguridad y salud en el trabajo: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 La identificación de las condiciones inseguras o peligrosas; de los agentes físicos, químicos o biológicos o de los factores de riesgo ergonómico o psicosocial capaces de modificar las condiciones del ambiente laboral; de los peligros circundantes al centro de trabajo, así como de los requerimientos normativos en materia de seguridad y salud en el trabajo que resulten aplicables.</w:t>
      </w:r>
    </w:p>
    <w:p w14:paraId="4FFCBC0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4973B1D2" w14:textId="77777777" w:rsidR="005829FC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Entorno organizacional favorable: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</w:t>
      </w:r>
      <w:r w:rsidR="005829FC" w:rsidRPr="004B4786">
        <w:rPr>
          <w:rFonts w:ascii="Trebuchet MS" w:hAnsi="Trebuchet MS" w:cs="Arial"/>
          <w:sz w:val="23"/>
          <w:szCs w:val="23"/>
          <w:lang w:val="es-MX"/>
        </w:rPr>
        <w:t>Aquel en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el que se promueve el sentido de pertenencia de los trabajadores a la empresa</w:t>
      </w:r>
    </w:p>
    <w:p w14:paraId="3F60D0FB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sz w:val="23"/>
          <w:szCs w:val="23"/>
          <w:lang w:val="es-MX"/>
        </w:rPr>
        <w:t xml:space="preserve">; la formación para la adecuada realización de las tareas encomendadas; la definición precisa de responsabilidades para los trabajadores del centro de trabajo; la participación proactiva y comunicación entre trabajadores; la distribución adecuada de cargas de trabajo, </w:t>
      </w:r>
      <w:r w:rsidR="005829FC" w:rsidRPr="004B4786">
        <w:rPr>
          <w:rFonts w:ascii="Trebuchet MS" w:hAnsi="Trebuchet MS" w:cs="Arial"/>
          <w:sz w:val="23"/>
          <w:szCs w:val="23"/>
          <w:lang w:val="es-MX"/>
        </w:rPr>
        <w:t>con jornadas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de trabajo regulares conforme a la Ley Federal del Trabajo, y la evaluación y el reconocimiento del desempeño.</w:t>
      </w:r>
    </w:p>
    <w:p w14:paraId="1728B4D0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674792D2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Factores de riesgo psicosocial: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 Aquellos que pueden provocar trastornos de ansiedad, no orgánicos del ciclo sueño- vigilia y de estrés grave y de adaptación, derivado de la naturaleza de las funciones del puesto de trabajo, el tipo de jornada de trabajo y la exposición a acontecimientos traumáticos severos o actos de violencia laboral al trabajador, por   el trabajo desarrollado.</w:t>
      </w:r>
    </w:p>
    <w:p w14:paraId="41244931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sz w:val="23"/>
          <w:szCs w:val="23"/>
          <w:lang w:val="es-MX"/>
        </w:rPr>
        <w:t>Comprenden las condiciones peligrosas e inseguras en el ambiente de trabajo; las cargas de trabajo cuando exceden la capacidad  del  trabajador;  la  falta  de control  sobre el  trabajo  (posibilidad  de influir en la  organización  y  desarrollo  del  trabajo cuando el proceso lo permite); las jornadas de trabajo superiores a las previstas en la Ley Federal del Trabajo, rotación de turnos que incluyan turno  nocturno y turno  nocturno sin períodos de recuperación y descanso; interferencia en la relación trabajo-familia, y el liderazgo negativo y las relaciones negativas en el trabajo.</w:t>
      </w:r>
    </w:p>
    <w:p w14:paraId="34959D4B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7DB6485E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Falta de control sobre el trabajo: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La falta de autonomía en las decisiones que tiene un empleado frente a su trabajo, la falta de iniciativa y autonómica frente a sus proyectos y el desarrollo de estos. Puede convertirse en un factor de riesgo cuando es inexistente o limitado.</w:t>
      </w:r>
    </w:p>
    <w:p w14:paraId="7BD58BA2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354AD846" w14:textId="77777777" w:rsidR="004B4786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Hostigamiento: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El ejercicio de poder en una relación de subordinación real de la víctima frente al agresor en el ámbito laboral, que se expresa en conductas verbales, físicas o ambas.</w:t>
      </w:r>
    </w:p>
    <w:p w14:paraId="4357A966" w14:textId="77777777" w:rsidR="004B4786" w:rsidRPr="004B4786" w:rsidRDefault="004B4786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706D9FA4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lastRenderedPageBreak/>
        <w:t>Interferencia en la relación trabajo-familia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: </w:t>
      </w:r>
      <w:r w:rsidRPr="004B4786">
        <w:rPr>
          <w:rFonts w:ascii="Trebuchet MS" w:hAnsi="Trebuchet MS" w:cs="Arial"/>
          <w:sz w:val="23"/>
          <w:szCs w:val="23"/>
          <w:lang w:val="es-MX"/>
        </w:rPr>
        <w:t>Ocurre cuando se deben realizar actividades laborales en el tiempo dedicado a la vida familiar y personal, o debe laborarse fuera del trabajo.</w:t>
      </w:r>
    </w:p>
    <w:p w14:paraId="44690661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1E2D57B0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Jornadas de trabajo y rotación de turno de manera excedente: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Se convierte en un factor de riesgo cuando se trabaja con extensas jornadas, frecuente rotación de turno nocturno, sin pausas y descansos periódicos claramente establecidos.</w:t>
      </w:r>
    </w:p>
    <w:p w14:paraId="74539910" w14:textId="77777777" w:rsidR="00C87E78" w:rsidRDefault="00C87E78" w:rsidP="004F53E1">
      <w:pPr>
        <w:tabs>
          <w:tab w:val="left" w:pos="4875"/>
        </w:tabs>
        <w:jc w:val="both"/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</w:pPr>
    </w:p>
    <w:p w14:paraId="5A7E0CF2" w14:textId="77777777" w:rsidR="00C87E78" w:rsidRDefault="00C87E78" w:rsidP="004F53E1">
      <w:pPr>
        <w:tabs>
          <w:tab w:val="left" w:pos="4875"/>
        </w:tabs>
        <w:jc w:val="both"/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</w:pPr>
    </w:p>
    <w:p w14:paraId="4EDC329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Liderazgo negativo: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Se refiere a la relación que se establece entre el patrón, sus representantes y los trabajadores, las características de esta relación influyen negativamente en la forma de trabajar y las relaciones del área de trabajo.</w:t>
      </w:r>
    </w:p>
    <w:p w14:paraId="60FA6563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</w:pPr>
    </w:p>
    <w:p w14:paraId="098B5C4F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Malos tratos: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Aquellos actos consistentes en insultos, burlas, humillaciones y/o ridiculizaciones del trabajador, realizados de manera continua y persistente. </w:t>
      </w:r>
    </w:p>
    <w:p w14:paraId="1AC5CDBE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1DF3A0C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Medidas de prevención y acciones de control: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Aquellas acciones que se adoptan para prevenir y/o mitigar a los factores de riesgo psicosocial y, en su caso, para eliminar las prácticas opuestas al entorno organizacional favorable y los actos de violencia laboral, así como las acciones implementadas para darles seguimiento.</w:t>
      </w:r>
    </w:p>
    <w:p w14:paraId="342D4C2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603648C8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proofErr w:type="spellStart"/>
      <w:proofErr w:type="gramStart"/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Mobbing</w:t>
      </w:r>
      <w:proofErr w:type="spellEnd"/>
      <w:proofErr w:type="gramEnd"/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De acuerdo con Barón en 2003 lo define como “acciones recurrentes censurables o claramente negativas que van dirigidas contra empleados concretos de manera ofensiva y pueden tener como consecuencia la marginación de éstos en la comunicad laboral. El </w:t>
      </w:r>
      <w:proofErr w:type="spellStart"/>
      <w:proofErr w:type="gramStart"/>
      <w:r w:rsidRPr="004B4786">
        <w:rPr>
          <w:rFonts w:ascii="Trebuchet MS" w:hAnsi="Trebuchet MS" w:cs="Arial"/>
          <w:sz w:val="23"/>
          <w:szCs w:val="23"/>
          <w:lang w:val="es-MX"/>
        </w:rPr>
        <w:t>mobbing</w:t>
      </w:r>
      <w:proofErr w:type="spellEnd"/>
      <w:proofErr w:type="gramEnd"/>
      <w:r w:rsidRPr="004B4786">
        <w:rPr>
          <w:rFonts w:ascii="Trebuchet MS" w:hAnsi="Trebuchet MS" w:cs="Arial"/>
          <w:sz w:val="23"/>
          <w:szCs w:val="23"/>
          <w:lang w:val="es-MX"/>
        </w:rPr>
        <w:t xml:space="preserve"> se caracteriza por el secreto en el comportamiento de quien lo práctica, la capacidad de la víctima para sentirse culpable y la permisibilidad de los testigos.</w:t>
      </w:r>
    </w:p>
    <w:p w14:paraId="3572E399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14DDD2E7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Política de prevención de riesgos psicosociales: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La declaración de principios y compromisos que establece el patrón para prevenir los factores de riesgo psicosocial y la violencia laboral, y para la promoción de un entorno organizacional favorable, con el objeto de desarrollar una cultura en la que se procure el trabajo digno o decente, y la mejora continua de las condiciones de trabajo.</w:t>
      </w:r>
    </w:p>
    <w:p w14:paraId="6CEB15CE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2A42FF4D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Relaciones negativas:</w:t>
      </w:r>
      <w:r w:rsidRPr="004B4786">
        <w:rPr>
          <w:rFonts w:ascii="Trebuchet MS" w:hAnsi="Trebuchet MS" w:cs="Arial"/>
          <w:i/>
          <w:iCs/>
          <w:sz w:val="23"/>
          <w:szCs w:val="23"/>
          <w:lang w:val="es-MX"/>
        </w:rPr>
        <w:t xml:space="preserve"> </w:t>
      </w:r>
      <w:r w:rsidRPr="004B4786">
        <w:rPr>
          <w:rFonts w:ascii="Trebuchet MS" w:hAnsi="Trebuchet MS" w:cs="Arial"/>
          <w:sz w:val="23"/>
          <w:szCs w:val="23"/>
          <w:lang w:val="es-MX"/>
        </w:rPr>
        <w:t>Se refiere a la imposibilidad de comunicarse con el resto de los compañeros, para poder resolver problemas laborales. La ausencia del apoyo social y el deficiente o nulo trabajo en equipo.</w:t>
      </w:r>
    </w:p>
    <w:p w14:paraId="66518E39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358B947D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Trabajador</w:t>
      </w:r>
      <w:r w:rsidRPr="004B4786">
        <w:rPr>
          <w:rFonts w:ascii="Trebuchet MS" w:hAnsi="Trebuchet MS" w:cs="Arial"/>
          <w:b/>
          <w:bCs/>
          <w:sz w:val="23"/>
          <w:szCs w:val="23"/>
          <w:lang w:val="es-MX"/>
        </w:rPr>
        <w:t>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La persona física que presta a otra, física o moral, un trabajo personal subordinado.</w:t>
      </w:r>
    </w:p>
    <w:p w14:paraId="7E75FCD0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2A8DA1E8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Trabajo</w:t>
      </w:r>
      <w:r w:rsidRPr="004B4786">
        <w:rPr>
          <w:rFonts w:ascii="Trebuchet MS" w:hAnsi="Trebuchet MS" w:cs="Arial"/>
          <w:b/>
          <w:bCs/>
          <w:sz w:val="23"/>
          <w:szCs w:val="23"/>
          <w:lang w:val="es-MX"/>
        </w:rPr>
        <w:t>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Toda actividad humana, intelectual o material, independientemente del grado de preparación técnica requerido por cada profesión u oficio.</w:t>
      </w:r>
    </w:p>
    <w:p w14:paraId="10FDAA0E" w14:textId="77777777" w:rsidR="004F53E1" w:rsidRPr="004B4786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i/>
          <w:iCs/>
          <w:sz w:val="23"/>
          <w:szCs w:val="23"/>
          <w:lang w:val="es-MX"/>
        </w:rPr>
      </w:pPr>
    </w:p>
    <w:p w14:paraId="4489549C" w14:textId="77777777" w:rsidR="004F53E1" w:rsidRDefault="004F53E1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  <w:r w:rsidRPr="004B4786">
        <w:rPr>
          <w:rFonts w:ascii="Trebuchet MS" w:hAnsi="Trebuchet MS" w:cs="Arial"/>
          <w:b/>
          <w:bCs/>
          <w:i/>
          <w:iCs/>
          <w:sz w:val="23"/>
          <w:szCs w:val="23"/>
          <w:lang w:val="es-MX"/>
        </w:rPr>
        <w:t>Violencia laboral:</w:t>
      </w:r>
      <w:r w:rsidRPr="004B4786">
        <w:rPr>
          <w:rFonts w:ascii="Trebuchet MS" w:hAnsi="Trebuchet MS" w:cs="Arial"/>
          <w:sz w:val="23"/>
          <w:szCs w:val="23"/>
          <w:lang w:val="es-MX"/>
        </w:rPr>
        <w:t xml:space="preserve"> Aquellos actos de hostigamiento, acoso o malos tratos en contra del trabajador, que pueden dañar su integridad o salud.</w:t>
      </w:r>
    </w:p>
    <w:p w14:paraId="4D298480" w14:textId="77777777" w:rsidR="0033040B" w:rsidRPr="004B4786" w:rsidRDefault="0033040B" w:rsidP="004F53E1">
      <w:pPr>
        <w:tabs>
          <w:tab w:val="left" w:pos="4875"/>
        </w:tabs>
        <w:jc w:val="both"/>
        <w:rPr>
          <w:rFonts w:ascii="Trebuchet MS" w:hAnsi="Trebuchet MS" w:cs="Arial"/>
          <w:sz w:val="23"/>
          <w:szCs w:val="23"/>
          <w:lang w:val="es-MX"/>
        </w:rPr>
      </w:pPr>
    </w:p>
    <w:sectPr w:rsidR="0033040B" w:rsidRPr="004B4786" w:rsidSect="004B4786">
      <w:headerReference w:type="default" r:id="rId13"/>
      <w:footerReference w:type="even" r:id="rId14"/>
      <w:footerReference w:type="default" r:id="rId15"/>
      <w:footerReference w:type="first" r:id="rId16"/>
      <w:pgSz w:w="12240" w:h="15840" w:code="1"/>
      <w:pgMar w:top="1418" w:right="1701" w:bottom="1418" w:left="1701" w:header="141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150D6" w14:textId="77777777" w:rsidR="004A5E06" w:rsidRDefault="004A5E06">
      <w:r>
        <w:separator/>
      </w:r>
    </w:p>
  </w:endnote>
  <w:endnote w:type="continuationSeparator" w:id="0">
    <w:p w14:paraId="12F63192" w14:textId="77777777" w:rsidR="004A5E06" w:rsidRDefault="004A5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utura-Book">
    <w:altName w:val="Century Gothic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1D4CA0" w:rsidRDefault="001D4CA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191599E" w14:textId="77777777" w:rsidR="001D4CA0" w:rsidRDefault="001D4CA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4BA1D" w14:textId="77777777" w:rsidR="001D4CA0" w:rsidRPr="004B4786" w:rsidRDefault="001D4CA0" w:rsidP="004B4786">
    <w:pPr>
      <w:pStyle w:val="Piedepgina"/>
      <w:framePr w:wrap="around" w:vAnchor="text" w:hAnchor="page" w:x="11491" w:y="100"/>
      <w:rPr>
        <w:rStyle w:val="Nmerodepgina"/>
        <w:rFonts w:ascii="Trebuchet MS" w:hAnsi="Trebuchet MS" w:cs="Arial"/>
        <w:sz w:val="16"/>
        <w:szCs w:val="20"/>
      </w:rPr>
    </w:pPr>
    <w:r w:rsidRPr="004B4786">
      <w:rPr>
        <w:rStyle w:val="Nmerodepgina"/>
        <w:rFonts w:ascii="Arial" w:hAnsi="Arial" w:cs="Arial"/>
        <w:sz w:val="16"/>
        <w:szCs w:val="20"/>
      </w:rPr>
      <w:fldChar w:fldCharType="begin"/>
    </w:r>
    <w:r w:rsidRPr="004B4786">
      <w:rPr>
        <w:rStyle w:val="Nmerodepgina"/>
        <w:rFonts w:ascii="Arial" w:hAnsi="Arial" w:cs="Arial"/>
        <w:sz w:val="16"/>
        <w:szCs w:val="20"/>
      </w:rPr>
      <w:instrText xml:space="preserve">PAGE  </w:instrText>
    </w:r>
    <w:r w:rsidRPr="004B4786">
      <w:rPr>
        <w:rStyle w:val="Nmerodepgina"/>
        <w:rFonts w:ascii="Arial" w:hAnsi="Arial" w:cs="Arial"/>
        <w:sz w:val="16"/>
        <w:szCs w:val="20"/>
      </w:rPr>
      <w:fldChar w:fldCharType="separate"/>
    </w:r>
    <w:r w:rsidR="0015200D" w:rsidRPr="004B4786">
      <w:rPr>
        <w:rStyle w:val="Nmerodepgina"/>
        <w:rFonts w:ascii="Arial" w:hAnsi="Arial" w:cs="Arial"/>
        <w:noProof/>
        <w:sz w:val="16"/>
        <w:szCs w:val="20"/>
      </w:rPr>
      <w:t>1</w:t>
    </w:r>
    <w:r w:rsidRPr="004B4786">
      <w:rPr>
        <w:rStyle w:val="Nmerodepgina"/>
        <w:rFonts w:ascii="Arial" w:hAnsi="Arial" w:cs="Arial"/>
        <w:sz w:val="16"/>
        <w:szCs w:val="20"/>
      </w:rPr>
      <w:fldChar w:fldCharType="end"/>
    </w:r>
  </w:p>
  <w:p w14:paraId="6DAE722D" w14:textId="77777777" w:rsidR="001D4CA0" w:rsidRPr="0044457C" w:rsidRDefault="004B0BD1">
    <w:pPr>
      <w:pStyle w:val="Piedepgina"/>
      <w:ind w:right="360"/>
      <w:rPr>
        <w:rFonts w:ascii="Futura-Book" w:hAnsi="Futura-Book" w:cs="Arial"/>
        <w:sz w:val="20"/>
        <w:lang w:val="es-MX"/>
      </w:rPr>
    </w:pPr>
    <w:r>
      <w:rPr>
        <w:rFonts w:ascii="Futura-Book" w:hAnsi="Futura-Book" w:cs="Arial"/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C1BCF8C" wp14:editId="07777777">
              <wp:simplePos x="0" y="0"/>
              <wp:positionH relativeFrom="column">
                <wp:posOffset>-1028700</wp:posOffset>
              </wp:positionH>
              <wp:positionV relativeFrom="paragraph">
                <wp:posOffset>41910</wp:posOffset>
              </wp:positionV>
              <wp:extent cx="2349500" cy="267970"/>
              <wp:effectExtent l="0" t="3810" r="3175" b="4445"/>
              <wp:wrapNone/>
              <wp:docPr id="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9500" cy="267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F79721" w14:textId="77777777" w:rsidR="00E97A91" w:rsidRPr="005D290C" w:rsidRDefault="00E97A91">
                          <w:pPr>
                            <w:rPr>
                              <w:rFonts w:ascii="Trebuchet MS" w:hAnsi="Trebuchet MS"/>
                            </w:rPr>
                          </w:pPr>
                          <w:r w:rsidRPr="005D290C">
                            <w:rPr>
                              <w:rFonts w:ascii="Trebuchet MS" w:hAnsi="Trebuchet MS" w:cs="Arial"/>
                              <w:sz w:val="20"/>
                              <w:lang w:val="es-MX"/>
                            </w:rPr>
                            <w:t xml:space="preserve">Elaborada: </w:t>
                          </w:r>
                          <w:r w:rsidR="009427E3" w:rsidRPr="005D290C">
                            <w:rPr>
                              <w:rFonts w:ascii="Trebuchet MS" w:hAnsi="Trebuchet MS" w:cs="Arial"/>
                              <w:sz w:val="20"/>
                              <w:lang w:val="es-MX"/>
                            </w:rPr>
                            <w:t>abril</w:t>
                          </w:r>
                          <w:r w:rsidRPr="005D290C">
                            <w:rPr>
                              <w:rFonts w:ascii="Trebuchet MS" w:hAnsi="Trebuchet MS" w:cs="Arial"/>
                              <w:sz w:val="20"/>
                              <w:lang w:val="es-MX"/>
                            </w:rPr>
                            <w:t xml:space="preserve"> 2020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1BCF8C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-81pt;margin-top:3.3pt;width:185pt;height:21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" stroked="f">
              <v:textbox>
                <w:txbxContent>
                  <w:p w14:paraId="15F79721" w14:textId="77777777" w:rsidR="00E97A91" w:rsidRPr="005D290C" w:rsidRDefault="00E97A91">
                    <w:pPr>
                      <w:rPr>
                        <w:rFonts w:ascii="Trebuchet MS" w:hAnsi="Trebuchet MS"/>
                      </w:rPr>
                    </w:pPr>
                    <w:r w:rsidRPr="005D290C">
                      <w:rPr>
                        <w:rFonts w:ascii="Trebuchet MS" w:hAnsi="Trebuchet MS" w:cs="Arial"/>
                        <w:sz w:val="20"/>
                        <w:lang w:val="es-MX"/>
                      </w:rPr>
                      <w:t xml:space="preserve">Elaborada: </w:t>
                    </w:r>
                    <w:r w:rsidR="009427E3" w:rsidRPr="005D290C">
                      <w:rPr>
                        <w:rFonts w:ascii="Trebuchet MS" w:hAnsi="Trebuchet MS" w:cs="Arial"/>
                        <w:sz w:val="20"/>
                        <w:lang w:val="es-MX"/>
                      </w:rPr>
                      <w:t>abril</w:t>
                    </w:r>
                    <w:r w:rsidRPr="005D290C">
                      <w:rPr>
                        <w:rFonts w:ascii="Trebuchet MS" w:hAnsi="Trebuchet MS" w:cs="Arial"/>
                        <w:sz w:val="20"/>
                        <w:lang w:val="es-MX"/>
                      </w:rPr>
                      <w:t xml:space="preserve"> 2020</w:t>
                    </w:r>
                  </w:p>
                </w:txbxContent>
              </v:textbox>
            </v:shape>
          </w:pict>
        </mc:Fallback>
      </mc:AlternateContent>
    </w:r>
    <w:r>
      <w:rPr>
        <w:rFonts w:ascii="Futura-Book" w:hAnsi="Futura-Book" w:cs="Arial"/>
        <w:noProof/>
        <w:sz w:val="20"/>
      </w:rPr>
      <w:drawing>
        <wp:anchor distT="0" distB="0" distL="114300" distR="114300" simplePos="0" relativeHeight="251658240" behindDoc="0" locked="0" layoutInCell="1" allowOverlap="1" wp14:anchorId="63D1FC2D" wp14:editId="07777777">
          <wp:simplePos x="0" y="0"/>
          <wp:positionH relativeFrom="column">
            <wp:posOffset>1150620</wp:posOffset>
          </wp:positionH>
          <wp:positionV relativeFrom="paragraph">
            <wp:posOffset>149225</wp:posOffset>
          </wp:positionV>
          <wp:extent cx="3168650" cy="446405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68650" cy="4464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D5D3" w14:textId="77777777" w:rsidR="005D290C" w:rsidRPr="004B4786" w:rsidRDefault="005D290C" w:rsidP="005D290C">
    <w:pPr>
      <w:pStyle w:val="Piedepgina"/>
      <w:framePr w:wrap="around" w:vAnchor="text" w:hAnchor="page" w:x="11491" w:y="1"/>
      <w:rPr>
        <w:rStyle w:val="Nmerodepgina"/>
        <w:rFonts w:ascii="Trebuchet MS" w:hAnsi="Trebuchet MS" w:cs="Arial"/>
        <w:sz w:val="16"/>
        <w:szCs w:val="20"/>
      </w:rPr>
    </w:pPr>
    <w:r w:rsidRPr="004B4786">
      <w:rPr>
        <w:rStyle w:val="Nmerodepgina"/>
        <w:rFonts w:ascii="Arial" w:hAnsi="Arial" w:cs="Arial"/>
        <w:sz w:val="16"/>
        <w:szCs w:val="20"/>
      </w:rPr>
      <w:fldChar w:fldCharType="begin"/>
    </w:r>
    <w:r w:rsidRPr="004B4786">
      <w:rPr>
        <w:rStyle w:val="Nmerodepgina"/>
        <w:rFonts w:ascii="Arial" w:hAnsi="Arial" w:cs="Arial"/>
        <w:sz w:val="16"/>
        <w:szCs w:val="20"/>
      </w:rPr>
      <w:instrText xml:space="preserve">PAGE  </w:instrText>
    </w:r>
    <w:r w:rsidRPr="004B4786">
      <w:rPr>
        <w:rStyle w:val="Nmerodepgina"/>
        <w:rFonts w:ascii="Arial" w:hAnsi="Arial" w:cs="Arial"/>
        <w:sz w:val="16"/>
        <w:szCs w:val="20"/>
      </w:rPr>
      <w:fldChar w:fldCharType="separate"/>
    </w:r>
    <w:r>
      <w:rPr>
        <w:rStyle w:val="Nmerodepgina"/>
        <w:rFonts w:ascii="Arial" w:hAnsi="Arial" w:cs="Arial"/>
        <w:sz w:val="16"/>
        <w:szCs w:val="20"/>
      </w:rPr>
      <w:t>2</w:t>
    </w:r>
    <w:r w:rsidRPr="004B4786">
      <w:rPr>
        <w:rStyle w:val="Nmerodepgina"/>
        <w:rFonts w:ascii="Arial" w:hAnsi="Arial" w:cs="Arial"/>
        <w:sz w:val="16"/>
        <w:szCs w:val="20"/>
      </w:rPr>
      <w:fldChar w:fldCharType="end"/>
    </w:r>
  </w:p>
  <w:p w14:paraId="5AB7C0C5" w14:textId="77777777" w:rsidR="004907D8" w:rsidRDefault="005D290C" w:rsidP="005D290C">
    <w:pPr>
      <w:pStyle w:val="Piedepgina"/>
      <w:tabs>
        <w:tab w:val="clear" w:pos="4419"/>
        <w:tab w:val="clear" w:pos="8838"/>
        <w:tab w:val="left" w:pos="12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C998D" w14:textId="77777777" w:rsidR="004A5E06" w:rsidRDefault="004A5E06">
      <w:r>
        <w:separator/>
      </w:r>
    </w:p>
  </w:footnote>
  <w:footnote w:type="continuationSeparator" w:id="0">
    <w:p w14:paraId="0060C5BC" w14:textId="77777777" w:rsidR="004A5E06" w:rsidRDefault="004A5E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959E7" w14:textId="77777777" w:rsidR="001D4CA0" w:rsidRPr="0044457C" w:rsidRDefault="0044457C" w:rsidP="0044457C">
    <w:pPr>
      <w:pStyle w:val="Encabezado"/>
      <w:tabs>
        <w:tab w:val="clear" w:pos="4419"/>
        <w:tab w:val="clear" w:pos="8838"/>
      </w:tabs>
      <w:jc w:val="center"/>
      <w:rPr>
        <w:rFonts w:ascii="Arial" w:hAnsi="Arial" w:cs="Arial"/>
        <w:color w:val="C00000"/>
        <w:lang w:val="es-MX"/>
      </w:rPr>
    </w:pPr>
    <w:r w:rsidRPr="003D43AD">
      <w:rPr>
        <w:rFonts w:ascii="Futura-Book" w:hAnsi="Futura-Book" w:cs="Futura-Book"/>
        <w:color w:val="C00000"/>
        <w:sz w:val="18"/>
        <w:szCs w:val="18"/>
        <w:lang w:val="es-MX" w:eastAsia="es-MX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1F00"/>
    <w:multiLevelType w:val="hybridMultilevel"/>
    <w:tmpl w:val="D6CE3580"/>
    <w:lvl w:ilvl="0" w:tplc="FBAA2D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77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C003A"/>
    <w:multiLevelType w:val="hybridMultilevel"/>
    <w:tmpl w:val="B4A823F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75CC8"/>
    <w:multiLevelType w:val="hybridMultilevel"/>
    <w:tmpl w:val="5C0817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D736E5"/>
    <w:multiLevelType w:val="hybridMultilevel"/>
    <w:tmpl w:val="3DE286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55AC3"/>
    <w:multiLevelType w:val="multilevel"/>
    <w:tmpl w:val="A194487C"/>
    <w:lvl w:ilvl="0">
      <w:start w:val="1"/>
      <w:numFmt w:val="none"/>
      <w:lvlText w:val="3.3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0C3F78A0"/>
    <w:multiLevelType w:val="hybridMultilevel"/>
    <w:tmpl w:val="ACB2933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317068A"/>
    <w:multiLevelType w:val="hybridMultilevel"/>
    <w:tmpl w:val="38FC77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A50B9"/>
    <w:multiLevelType w:val="hybridMultilevel"/>
    <w:tmpl w:val="2B8C28E0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962531"/>
    <w:multiLevelType w:val="multilevel"/>
    <w:tmpl w:val="11F2B19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F44299D"/>
    <w:multiLevelType w:val="hybridMultilevel"/>
    <w:tmpl w:val="9F0AA886"/>
    <w:lvl w:ilvl="0" w:tplc="92FC5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77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53A0A"/>
    <w:multiLevelType w:val="hybridMultilevel"/>
    <w:tmpl w:val="86388C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9047C"/>
    <w:multiLevelType w:val="multilevel"/>
    <w:tmpl w:val="8AA8BFB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297F2761"/>
    <w:multiLevelType w:val="hybridMultilevel"/>
    <w:tmpl w:val="92925652"/>
    <w:lvl w:ilvl="0" w:tplc="21EA58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277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CE66C1"/>
    <w:multiLevelType w:val="hybridMultilevel"/>
    <w:tmpl w:val="2EB4FF8E"/>
    <w:lvl w:ilvl="0" w:tplc="8160D734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2774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3CE3563"/>
    <w:multiLevelType w:val="hybridMultilevel"/>
    <w:tmpl w:val="997E05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F4A24"/>
    <w:multiLevelType w:val="hybridMultilevel"/>
    <w:tmpl w:val="3AB806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56CB3"/>
    <w:multiLevelType w:val="hybridMultilevel"/>
    <w:tmpl w:val="D756A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101B3"/>
    <w:multiLevelType w:val="hybridMultilevel"/>
    <w:tmpl w:val="CE8A24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DEA74C7"/>
    <w:multiLevelType w:val="hybridMultilevel"/>
    <w:tmpl w:val="9774B8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7094F"/>
    <w:multiLevelType w:val="multilevel"/>
    <w:tmpl w:val="966ACE9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17F6AD7"/>
    <w:multiLevelType w:val="hybridMultilevel"/>
    <w:tmpl w:val="FE2A4A7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447E5FF7"/>
    <w:multiLevelType w:val="hybridMultilevel"/>
    <w:tmpl w:val="71F8B1F0"/>
    <w:lvl w:ilvl="0" w:tplc="CB4A4FB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E20000"/>
      </w:rPr>
    </w:lvl>
    <w:lvl w:ilvl="1" w:tplc="23526418">
      <w:numFmt w:val="bullet"/>
      <w:lvlText w:val="•"/>
      <w:lvlJc w:val="left"/>
      <w:pPr>
        <w:ind w:left="1560" w:hanging="480"/>
      </w:pPr>
      <w:rPr>
        <w:rFonts w:ascii="Arial Black" w:eastAsia="Calibri" w:hAnsi="Arial Black" w:cs="Arial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116B8E"/>
    <w:multiLevelType w:val="hybridMultilevel"/>
    <w:tmpl w:val="FDE604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D1408F"/>
    <w:multiLevelType w:val="hybridMultilevel"/>
    <w:tmpl w:val="C5F2759C"/>
    <w:lvl w:ilvl="0" w:tplc="D67A7E1E">
      <w:start w:val="1"/>
      <w:numFmt w:val="none"/>
      <w:lvlText w:val="3.3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C37579"/>
    <w:multiLevelType w:val="hybridMultilevel"/>
    <w:tmpl w:val="F8906E1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E623FE"/>
    <w:multiLevelType w:val="hybridMultilevel"/>
    <w:tmpl w:val="FB569AD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6A277A"/>
    <w:multiLevelType w:val="hybridMultilevel"/>
    <w:tmpl w:val="7DBC1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B79D8"/>
    <w:multiLevelType w:val="hybridMultilevel"/>
    <w:tmpl w:val="4036EC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037730"/>
    <w:multiLevelType w:val="hybridMultilevel"/>
    <w:tmpl w:val="A2840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13298E"/>
    <w:multiLevelType w:val="hybridMultilevel"/>
    <w:tmpl w:val="F3E070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E02C94"/>
    <w:multiLevelType w:val="multilevel"/>
    <w:tmpl w:val="449477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  <w:color w:val="00277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1" w15:restartNumberingAfterBreak="0">
    <w:nsid w:val="5FDA76EE"/>
    <w:multiLevelType w:val="hybridMultilevel"/>
    <w:tmpl w:val="A0F8D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84B5238"/>
    <w:multiLevelType w:val="hybridMultilevel"/>
    <w:tmpl w:val="F8BC0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4D1E09"/>
    <w:multiLevelType w:val="hybridMultilevel"/>
    <w:tmpl w:val="098CB09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B1181"/>
    <w:multiLevelType w:val="hybridMultilevel"/>
    <w:tmpl w:val="6B785F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665101"/>
    <w:multiLevelType w:val="hybridMultilevel"/>
    <w:tmpl w:val="9BBAB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CC5D61"/>
    <w:multiLevelType w:val="hybridMultilevel"/>
    <w:tmpl w:val="32D439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C73A27"/>
    <w:multiLevelType w:val="hybridMultilevel"/>
    <w:tmpl w:val="5090059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A0F5E7C"/>
    <w:multiLevelType w:val="multilevel"/>
    <w:tmpl w:val="1096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951B3"/>
    <w:multiLevelType w:val="hybridMultilevel"/>
    <w:tmpl w:val="3360483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8616B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97676765">
    <w:abstractNumId w:val="30"/>
  </w:num>
  <w:num w:numId="2" w16cid:durableId="1587956892">
    <w:abstractNumId w:val="6"/>
  </w:num>
  <w:num w:numId="3" w16cid:durableId="1402213674">
    <w:abstractNumId w:val="36"/>
  </w:num>
  <w:num w:numId="4" w16cid:durableId="850609391">
    <w:abstractNumId w:val="24"/>
  </w:num>
  <w:num w:numId="5" w16cid:durableId="929771561">
    <w:abstractNumId w:val="33"/>
  </w:num>
  <w:num w:numId="6" w16cid:durableId="1054356548">
    <w:abstractNumId w:val="39"/>
  </w:num>
  <w:num w:numId="7" w16cid:durableId="1553155912">
    <w:abstractNumId w:val="3"/>
  </w:num>
  <w:num w:numId="8" w16cid:durableId="1201825676">
    <w:abstractNumId w:val="18"/>
  </w:num>
  <w:num w:numId="9" w16cid:durableId="1016230088">
    <w:abstractNumId w:val="37"/>
  </w:num>
  <w:num w:numId="10" w16cid:durableId="134370172">
    <w:abstractNumId w:val="17"/>
  </w:num>
  <w:num w:numId="11" w16cid:durableId="145824040">
    <w:abstractNumId w:val="7"/>
  </w:num>
  <w:num w:numId="12" w16cid:durableId="968314657">
    <w:abstractNumId w:val="25"/>
  </w:num>
  <w:num w:numId="13" w16cid:durableId="1759332058">
    <w:abstractNumId w:val="20"/>
  </w:num>
  <w:num w:numId="14" w16cid:durableId="1670131783">
    <w:abstractNumId w:val="27"/>
  </w:num>
  <w:num w:numId="15" w16cid:durableId="1313173479">
    <w:abstractNumId w:val="1"/>
  </w:num>
  <w:num w:numId="16" w16cid:durableId="1369139064">
    <w:abstractNumId w:val="26"/>
  </w:num>
  <w:num w:numId="17" w16cid:durableId="670983909">
    <w:abstractNumId w:val="11"/>
  </w:num>
  <w:num w:numId="18" w16cid:durableId="480195459">
    <w:abstractNumId w:val="28"/>
  </w:num>
  <w:num w:numId="19" w16cid:durableId="1708681242">
    <w:abstractNumId w:val="22"/>
  </w:num>
  <w:num w:numId="20" w16cid:durableId="132061326">
    <w:abstractNumId w:val="2"/>
  </w:num>
  <w:num w:numId="21" w16cid:durableId="1156529324">
    <w:abstractNumId w:val="34"/>
  </w:num>
  <w:num w:numId="22" w16cid:durableId="1642271974">
    <w:abstractNumId w:val="15"/>
  </w:num>
  <w:num w:numId="23" w16cid:durableId="53239991">
    <w:abstractNumId w:val="29"/>
  </w:num>
  <w:num w:numId="24" w16cid:durableId="449787342">
    <w:abstractNumId w:val="14"/>
  </w:num>
  <w:num w:numId="25" w16cid:durableId="1848670455">
    <w:abstractNumId w:val="10"/>
  </w:num>
  <w:num w:numId="26" w16cid:durableId="4211616">
    <w:abstractNumId w:val="32"/>
  </w:num>
  <w:num w:numId="27" w16cid:durableId="512844863">
    <w:abstractNumId w:val="38"/>
  </w:num>
  <w:num w:numId="28" w16cid:durableId="511988846">
    <w:abstractNumId w:val="4"/>
  </w:num>
  <w:num w:numId="29" w16cid:durableId="1436947335">
    <w:abstractNumId w:val="23"/>
  </w:num>
  <w:num w:numId="30" w16cid:durableId="1565482855">
    <w:abstractNumId w:val="40"/>
  </w:num>
  <w:num w:numId="31" w16cid:durableId="905148244">
    <w:abstractNumId w:val="8"/>
  </w:num>
  <w:num w:numId="32" w16cid:durableId="345710622">
    <w:abstractNumId w:val="21"/>
  </w:num>
  <w:num w:numId="33" w16cid:durableId="1443112798">
    <w:abstractNumId w:val="12"/>
  </w:num>
  <w:num w:numId="34" w16cid:durableId="1922060657">
    <w:abstractNumId w:val="0"/>
  </w:num>
  <w:num w:numId="35" w16cid:durableId="585383119">
    <w:abstractNumId w:val="19"/>
  </w:num>
  <w:num w:numId="36" w16cid:durableId="250242755">
    <w:abstractNumId w:val="16"/>
  </w:num>
  <w:num w:numId="37" w16cid:durableId="285815098">
    <w:abstractNumId w:val="31"/>
  </w:num>
  <w:num w:numId="38" w16cid:durableId="1296448806">
    <w:abstractNumId w:val="35"/>
  </w:num>
  <w:num w:numId="39" w16cid:durableId="560019809">
    <w:abstractNumId w:val="9"/>
  </w:num>
  <w:num w:numId="40" w16cid:durableId="1812821774">
    <w:abstractNumId w:val="5"/>
  </w:num>
  <w:num w:numId="41" w16cid:durableId="5987583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F1"/>
    <w:rsid w:val="00004F21"/>
    <w:rsid w:val="00006AEE"/>
    <w:rsid w:val="00021965"/>
    <w:rsid w:val="00034EA9"/>
    <w:rsid w:val="00050D6B"/>
    <w:rsid w:val="000549D8"/>
    <w:rsid w:val="00055D38"/>
    <w:rsid w:val="000564BE"/>
    <w:rsid w:val="000616C7"/>
    <w:rsid w:val="000622AE"/>
    <w:rsid w:val="000654B5"/>
    <w:rsid w:val="00065A97"/>
    <w:rsid w:val="00065BC5"/>
    <w:rsid w:val="00065E1E"/>
    <w:rsid w:val="00066F70"/>
    <w:rsid w:val="0007149B"/>
    <w:rsid w:val="0007584F"/>
    <w:rsid w:val="00077531"/>
    <w:rsid w:val="00086191"/>
    <w:rsid w:val="000910C4"/>
    <w:rsid w:val="00091AAC"/>
    <w:rsid w:val="000940A3"/>
    <w:rsid w:val="000A0F64"/>
    <w:rsid w:val="000A1127"/>
    <w:rsid w:val="000A1960"/>
    <w:rsid w:val="000A1CD2"/>
    <w:rsid w:val="000A56DF"/>
    <w:rsid w:val="000A673C"/>
    <w:rsid w:val="000B3785"/>
    <w:rsid w:val="000B401D"/>
    <w:rsid w:val="000B64B2"/>
    <w:rsid w:val="000B6D9C"/>
    <w:rsid w:val="000C6BBF"/>
    <w:rsid w:val="000D4734"/>
    <w:rsid w:val="000E194A"/>
    <w:rsid w:val="000E3FBF"/>
    <w:rsid w:val="000E4C97"/>
    <w:rsid w:val="000F1DD1"/>
    <w:rsid w:val="000F4E5A"/>
    <w:rsid w:val="000F4F9C"/>
    <w:rsid w:val="000F544F"/>
    <w:rsid w:val="00103EB2"/>
    <w:rsid w:val="00104F69"/>
    <w:rsid w:val="00126851"/>
    <w:rsid w:val="0013023A"/>
    <w:rsid w:val="00141729"/>
    <w:rsid w:val="00143299"/>
    <w:rsid w:val="00143966"/>
    <w:rsid w:val="00144EF1"/>
    <w:rsid w:val="00145FAA"/>
    <w:rsid w:val="00147821"/>
    <w:rsid w:val="0015200D"/>
    <w:rsid w:val="0016101D"/>
    <w:rsid w:val="00170604"/>
    <w:rsid w:val="00170A3E"/>
    <w:rsid w:val="001737DA"/>
    <w:rsid w:val="00173E8E"/>
    <w:rsid w:val="00174E72"/>
    <w:rsid w:val="001770AB"/>
    <w:rsid w:val="00185D67"/>
    <w:rsid w:val="00194009"/>
    <w:rsid w:val="001B552D"/>
    <w:rsid w:val="001C2747"/>
    <w:rsid w:val="001C4022"/>
    <w:rsid w:val="001C74B0"/>
    <w:rsid w:val="001D4CA0"/>
    <w:rsid w:val="001E03D4"/>
    <w:rsid w:val="001E260B"/>
    <w:rsid w:val="0020526D"/>
    <w:rsid w:val="0021129B"/>
    <w:rsid w:val="00211BB9"/>
    <w:rsid w:val="00217C65"/>
    <w:rsid w:val="00224921"/>
    <w:rsid w:val="0023412A"/>
    <w:rsid w:val="002376D2"/>
    <w:rsid w:val="00240205"/>
    <w:rsid w:val="00240A0E"/>
    <w:rsid w:val="00241EE8"/>
    <w:rsid w:val="00251365"/>
    <w:rsid w:val="002562B2"/>
    <w:rsid w:val="002563D1"/>
    <w:rsid w:val="00271E90"/>
    <w:rsid w:val="002725CA"/>
    <w:rsid w:val="002815EE"/>
    <w:rsid w:val="00283F69"/>
    <w:rsid w:val="002857C1"/>
    <w:rsid w:val="00293387"/>
    <w:rsid w:val="00294675"/>
    <w:rsid w:val="002B0402"/>
    <w:rsid w:val="002B12E0"/>
    <w:rsid w:val="002B5BF8"/>
    <w:rsid w:val="002B7237"/>
    <w:rsid w:val="002D4B08"/>
    <w:rsid w:val="002D7BF2"/>
    <w:rsid w:val="002E20C2"/>
    <w:rsid w:val="002E2148"/>
    <w:rsid w:val="002E564E"/>
    <w:rsid w:val="002E655E"/>
    <w:rsid w:val="003000CE"/>
    <w:rsid w:val="00300A74"/>
    <w:rsid w:val="00307688"/>
    <w:rsid w:val="0031013B"/>
    <w:rsid w:val="00312993"/>
    <w:rsid w:val="00320CA5"/>
    <w:rsid w:val="003222F0"/>
    <w:rsid w:val="0032388E"/>
    <w:rsid w:val="003300CD"/>
    <w:rsid w:val="0033040B"/>
    <w:rsid w:val="003341D1"/>
    <w:rsid w:val="00334BBF"/>
    <w:rsid w:val="00335EDC"/>
    <w:rsid w:val="003445F7"/>
    <w:rsid w:val="003452AD"/>
    <w:rsid w:val="003459E3"/>
    <w:rsid w:val="00352830"/>
    <w:rsid w:val="0035325F"/>
    <w:rsid w:val="00357187"/>
    <w:rsid w:val="00363E94"/>
    <w:rsid w:val="00380EBC"/>
    <w:rsid w:val="00380FD2"/>
    <w:rsid w:val="003915EE"/>
    <w:rsid w:val="003A0C0F"/>
    <w:rsid w:val="003A62E9"/>
    <w:rsid w:val="003C0546"/>
    <w:rsid w:val="003C60C9"/>
    <w:rsid w:val="003C7DDC"/>
    <w:rsid w:val="003D1954"/>
    <w:rsid w:val="003D43AD"/>
    <w:rsid w:val="003D72FB"/>
    <w:rsid w:val="003E2311"/>
    <w:rsid w:val="003E471E"/>
    <w:rsid w:val="003E49A2"/>
    <w:rsid w:val="003F4F46"/>
    <w:rsid w:val="003F7D1B"/>
    <w:rsid w:val="00403A23"/>
    <w:rsid w:val="00403DFF"/>
    <w:rsid w:val="00407C3C"/>
    <w:rsid w:val="00414CB4"/>
    <w:rsid w:val="00414ECE"/>
    <w:rsid w:val="00416EB3"/>
    <w:rsid w:val="00421906"/>
    <w:rsid w:val="0043401A"/>
    <w:rsid w:val="00440E7C"/>
    <w:rsid w:val="004444C2"/>
    <w:rsid w:val="0044457C"/>
    <w:rsid w:val="00446183"/>
    <w:rsid w:val="00450E5D"/>
    <w:rsid w:val="004525D3"/>
    <w:rsid w:val="004604DC"/>
    <w:rsid w:val="00462A59"/>
    <w:rsid w:val="00462CB7"/>
    <w:rsid w:val="004739B4"/>
    <w:rsid w:val="00475612"/>
    <w:rsid w:val="0047615A"/>
    <w:rsid w:val="004800CB"/>
    <w:rsid w:val="00480B56"/>
    <w:rsid w:val="00481AA0"/>
    <w:rsid w:val="00482B38"/>
    <w:rsid w:val="00485573"/>
    <w:rsid w:val="004907D8"/>
    <w:rsid w:val="004965C3"/>
    <w:rsid w:val="00496BFF"/>
    <w:rsid w:val="004A3162"/>
    <w:rsid w:val="004A5E06"/>
    <w:rsid w:val="004B0BD1"/>
    <w:rsid w:val="004B4193"/>
    <w:rsid w:val="004B4786"/>
    <w:rsid w:val="004C6052"/>
    <w:rsid w:val="004D274F"/>
    <w:rsid w:val="004D3F76"/>
    <w:rsid w:val="004D43F8"/>
    <w:rsid w:val="004E48E2"/>
    <w:rsid w:val="004F320E"/>
    <w:rsid w:val="004F4071"/>
    <w:rsid w:val="004F49A1"/>
    <w:rsid w:val="004F53E1"/>
    <w:rsid w:val="004F644B"/>
    <w:rsid w:val="00506BD0"/>
    <w:rsid w:val="0050700A"/>
    <w:rsid w:val="005146BA"/>
    <w:rsid w:val="0051495B"/>
    <w:rsid w:val="00514DCB"/>
    <w:rsid w:val="00532913"/>
    <w:rsid w:val="00542440"/>
    <w:rsid w:val="00553F84"/>
    <w:rsid w:val="00554F61"/>
    <w:rsid w:val="0057086C"/>
    <w:rsid w:val="00575E45"/>
    <w:rsid w:val="0057657A"/>
    <w:rsid w:val="005829FC"/>
    <w:rsid w:val="00584714"/>
    <w:rsid w:val="00586763"/>
    <w:rsid w:val="00587C9A"/>
    <w:rsid w:val="0059095E"/>
    <w:rsid w:val="005959A2"/>
    <w:rsid w:val="00596DA5"/>
    <w:rsid w:val="005A24CE"/>
    <w:rsid w:val="005A5977"/>
    <w:rsid w:val="005A698F"/>
    <w:rsid w:val="005B022C"/>
    <w:rsid w:val="005B5C63"/>
    <w:rsid w:val="005C19C1"/>
    <w:rsid w:val="005C3443"/>
    <w:rsid w:val="005C3B26"/>
    <w:rsid w:val="005C6311"/>
    <w:rsid w:val="005D0606"/>
    <w:rsid w:val="005D290C"/>
    <w:rsid w:val="005D576F"/>
    <w:rsid w:val="005E2D49"/>
    <w:rsid w:val="005E50A8"/>
    <w:rsid w:val="005E7CCB"/>
    <w:rsid w:val="005F310F"/>
    <w:rsid w:val="005F6186"/>
    <w:rsid w:val="005F7B5B"/>
    <w:rsid w:val="00604ABF"/>
    <w:rsid w:val="00605985"/>
    <w:rsid w:val="00612F1F"/>
    <w:rsid w:val="0061369A"/>
    <w:rsid w:val="0061580B"/>
    <w:rsid w:val="00622DCD"/>
    <w:rsid w:val="00626890"/>
    <w:rsid w:val="006328AA"/>
    <w:rsid w:val="00636960"/>
    <w:rsid w:val="00641B04"/>
    <w:rsid w:val="00642A17"/>
    <w:rsid w:val="00655A63"/>
    <w:rsid w:val="00656BE5"/>
    <w:rsid w:val="0065710D"/>
    <w:rsid w:val="00657A7D"/>
    <w:rsid w:val="00672AF6"/>
    <w:rsid w:val="00673B58"/>
    <w:rsid w:val="00677B36"/>
    <w:rsid w:val="00681CC3"/>
    <w:rsid w:val="006842ED"/>
    <w:rsid w:val="00691EA3"/>
    <w:rsid w:val="0069681A"/>
    <w:rsid w:val="006A27E3"/>
    <w:rsid w:val="006B0946"/>
    <w:rsid w:val="006C6BA8"/>
    <w:rsid w:val="006C73B6"/>
    <w:rsid w:val="006D10D6"/>
    <w:rsid w:val="006D129F"/>
    <w:rsid w:val="006D2EE2"/>
    <w:rsid w:val="006D3171"/>
    <w:rsid w:val="006D5DD7"/>
    <w:rsid w:val="006E5F93"/>
    <w:rsid w:val="006E7F9C"/>
    <w:rsid w:val="006F0B10"/>
    <w:rsid w:val="006F45E4"/>
    <w:rsid w:val="007248BB"/>
    <w:rsid w:val="00725AF4"/>
    <w:rsid w:val="0073221A"/>
    <w:rsid w:val="00732F72"/>
    <w:rsid w:val="00736953"/>
    <w:rsid w:val="00743C31"/>
    <w:rsid w:val="00752CF5"/>
    <w:rsid w:val="00755181"/>
    <w:rsid w:val="00755725"/>
    <w:rsid w:val="00773C26"/>
    <w:rsid w:val="00781AF7"/>
    <w:rsid w:val="00790BC1"/>
    <w:rsid w:val="007A4DDA"/>
    <w:rsid w:val="007A5BDE"/>
    <w:rsid w:val="007B2693"/>
    <w:rsid w:val="007B7325"/>
    <w:rsid w:val="007B7B13"/>
    <w:rsid w:val="007B7F81"/>
    <w:rsid w:val="007C2CD2"/>
    <w:rsid w:val="007C2EEF"/>
    <w:rsid w:val="007C37D6"/>
    <w:rsid w:val="007C42D6"/>
    <w:rsid w:val="007C5D76"/>
    <w:rsid w:val="007D4EFE"/>
    <w:rsid w:val="007D7659"/>
    <w:rsid w:val="007E34EC"/>
    <w:rsid w:val="007E3FC5"/>
    <w:rsid w:val="007F0107"/>
    <w:rsid w:val="007F48CB"/>
    <w:rsid w:val="008036C4"/>
    <w:rsid w:val="00807CAE"/>
    <w:rsid w:val="00812B04"/>
    <w:rsid w:val="0081576E"/>
    <w:rsid w:val="008322E0"/>
    <w:rsid w:val="00845E41"/>
    <w:rsid w:val="00851419"/>
    <w:rsid w:val="00854B99"/>
    <w:rsid w:val="008575A6"/>
    <w:rsid w:val="00863CF6"/>
    <w:rsid w:val="008658ED"/>
    <w:rsid w:val="0087032A"/>
    <w:rsid w:val="008708C7"/>
    <w:rsid w:val="008747F3"/>
    <w:rsid w:val="0087505D"/>
    <w:rsid w:val="00881087"/>
    <w:rsid w:val="0088217D"/>
    <w:rsid w:val="008839D2"/>
    <w:rsid w:val="008863D2"/>
    <w:rsid w:val="008A010C"/>
    <w:rsid w:val="008A4D54"/>
    <w:rsid w:val="008A51C3"/>
    <w:rsid w:val="008A67CC"/>
    <w:rsid w:val="008B3217"/>
    <w:rsid w:val="008C03EF"/>
    <w:rsid w:val="008C1B9C"/>
    <w:rsid w:val="008C742D"/>
    <w:rsid w:val="008D1E35"/>
    <w:rsid w:val="008E2994"/>
    <w:rsid w:val="008E410D"/>
    <w:rsid w:val="008F06E6"/>
    <w:rsid w:val="008F3113"/>
    <w:rsid w:val="008F4739"/>
    <w:rsid w:val="008F5896"/>
    <w:rsid w:val="00904122"/>
    <w:rsid w:val="009068D7"/>
    <w:rsid w:val="009117FD"/>
    <w:rsid w:val="0091385C"/>
    <w:rsid w:val="00917912"/>
    <w:rsid w:val="00920665"/>
    <w:rsid w:val="009210DB"/>
    <w:rsid w:val="0093529C"/>
    <w:rsid w:val="009427E3"/>
    <w:rsid w:val="00947E44"/>
    <w:rsid w:val="009538D6"/>
    <w:rsid w:val="009560AD"/>
    <w:rsid w:val="00957FDA"/>
    <w:rsid w:val="009656DF"/>
    <w:rsid w:val="00965DB4"/>
    <w:rsid w:val="00974EF8"/>
    <w:rsid w:val="00975583"/>
    <w:rsid w:val="009777DA"/>
    <w:rsid w:val="0098091E"/>
    <w:rsid w:val="00993384"/>
    <w:rsid w:val="00994BBF"/>
    <w:rsid w:val="009953CF"/>
    <w:rsid w:val="009955F5"/>
    <w:rsid w:val="009B08F7"/>
    <w:rsid w:val="009C0B9C"/>
    <w:rsid w:val="009C2855"/>
    <w:rsid w:val="009C30D0"/>
    <w:rsid w:val="009C35B8"/>
    <w:rsid w:val="009C400F"/>
    <w:rsid w:val="009C4E4C"/>
    <w:rsid w:val="009C7111"/>
    <w:rsid w:val="009D0889"/>
    <w:rsid w:val="009D22C2"/>
    <w:rsid w:val="009D2A1B"/>
    <w:rsid w:val="009D4690"/>
    <w:rsid w:val="009D6828"/>
    <w:rsid w:val="009E70FC"/>
    <w:rsid w:val="009E73E6"/>
    <w:rsid w:val="009F5981"/>
    <w:rsid w:val="009F6B90"/>
    <w:rsid w:val="00A02986"/>
    <w:rsid w:val="00A17F66"/>
    <w:rsid w:val="00A21F31"/>
    <w:rsid w:val="00A21F89"/>
    <w:rsid w:val="00A33070"/>
    <w:rsid w:val="00A43BED"/>
    <w:rsid w:val="00A442D2"/>
    <w:rsid w:val="00A459DE"/>
    <w:rsid w:val="00A474E6"/>
    <w:rsid w:val="00A50B69"/>
    <w:rsid w:val="00A54624"/>
    <w:rsid w:val="00A64CE1"/>
    <w:rsid w:val="00A67291"/>
    <w:rsid w:val="00A72326"/>
    <w:rsid w:val="00A72C16"/>
    <w:rsid w:val="00A7521C"/>
    <w:rsid w:val="00A76D7D"/>
    <w:rsid w:val="00A804B0"/>
    <w:rsid w:val="00A87A06"/>
    <w:rsid w:val="00A9037C"/>
    <w:rsid w:val="00A929CD"/>
    <w:rsid w:val="00A96741"/>
    <w:rsid w:val="00AB1211"/>
    <w:rsid w:val="00AB68C7"/>
    <w:rsid w:val="00AB6F4F"/>
    <w:rsid w:val="00AB7C6C"/>
    <w:rsid w:val="00AC1D6C"/>
    <w:rsid w:val="00AC3682"/>
    <w:rsid w:val="00AC628C"/>
    <w:rsid w:val="00AD1941"/>
    <w:rsid w:val="00AD5360"/>
    <w:rsid w:val="00AE6CDF"/>
    <w:rsid w:val="00B1027A"/>
    <w:rsid w:val="00B14EBC"/>
    <w:rsid w:val="00B21317"/>
    <w:rsid w:val="00B22CA0"/>
    <w:rsid w:val="00B40FF6"/>
    <w:rsid w:val="00B41A3D"/>
    <w:rsid w:val="00B55CF8"/>
    <w:rsid w:val="00B5695C"/>
    <w:rsid w:val="00B6705C"/>
    <w:rsid w:val="00B726FF"/>
    <w:rsid w:val="00B738CD"/>
    <w:rsid w:val="00B73F5E"/>
    <w:rsid w:val="00B7599A"/>
    <w:rsid w:val="00B76511"/>
    <w:rsid w:val="00B82BEF"/>
    <w:rsid w:val="00B92F57"/>
    <w:rsid w:val="00B9634D"/>
    <w:rsid w:val="00BA2B73"/>
    <w:rsid w:val="00BB1BE3"/>
    <w:rsid w:val="00BC0BF4"/>
    <w:rsid w:val="00BD243F"/>
    <w:rsid w:val="00BD24E0"/>
    <w:rsid w:val="00BE0F4F"/>
    <w:rsid w:val="00BE1264"/>
    <w:rsid w:val="00BF28BC"/>
    <w:rsid w:val="00BF3226"/>
    <w:rsid w:val="00BF5DB0"/>
    <w:rsid w:val="00C028BA"/>
    <w:rsid w:val="00C057F5"/>
    <w:rsid w:val="00C140AF"/>
    <w:rsid w:val="00C2207C"/>
    <w:rsid w:val="00C26BE1"/>
    <w:rsid w:val="00C401B3"/>
    <w:rsid w:val="00C438EE"/>
    <w:rsid w:val="00C55584"/>
    <w:rsid w:val="00C57564"/>
    <w:rsid w:val="00C63D98"/>
    <w:rsid w:val="00C663BB"/>
    <w:rsid w:val="00C87E78"/>
    <w:rsid w:val="00CA1B2B"/>
    <w:rsid w:val="00CA2812"/>
    <w:rsid w:val="00CA7AA3"/>
    <w:rsid w:val="00CB0B5B"/>
    <w:rsid w:val="00CB2540"/>
    <w:rsid w:val="00CD31D8"/>
    <w:rsid w:val="00CD61A8"/>
    <w:rsid w:val="00CF7A5F"/>
    <w:rsid w:val="00D04DAD"/>
    <w:rsid w:val="00D1287D"/>
    <w:rsid w:val="00D16795"/>
    <w:rsid w:val="00D26546"/>
    <w:rsid w:val="00D33681"/>
    <w:rsid w:val="00D344C7"/>
    <w:rsid w:val="00D34E24"/>
    <w:rsid w:val="00D35216"/>
    <w:rsid w:val="00D41B3C"/>
    <w:rsid w:val="00D510ED"/>
    <w:rsid w:val="00D55AFD"/>
    <w:rsid w:val="00D5753B"/>
    <w:rsid w:val="00D71B00"/>
    <w:rsid w:val="00D80658"/>
    <w:rsid w:val="00D8277A"/>
    <w:rsid w:val="00D85560"/>
    <w:rsid w:val="00D869AA"/>
    <w:rsid w:val="00D874E6"/>
    <w:rsid w:val="00D946E7"/>
    <w:rsid w:val="00D94AD9"/>
    <w:rsid w:val="00D95FFD"/>
    <w:rsid w:val="00DA0CA2"/>
    <w:rsid w:val="00DA7112"/>
    <w:rsid w:val="00DB0D98"/>
    <w:rsid w:val="00DB174D"/>
    <w:rsid w:val="00DB2787"/>
    <w:rsid w:val="00DB382F"/>
    <w:rsid w:val="00DB65BF"/>
    <w:rsid w:val="00DC11B6"/>
    <w:rsid w:val="00DC1B6D"/>
    <w:rsid w:val="00DC2E64"/>
    <w:rsid w:val="00DD25D6"/>
    <w:rsid w:val="00DD4F76"/>
    <w:rsid w:val="00DE17AD"/>
    <w:rsid w:val="00DE6404"/>
    <w:rsid w:val="00DF50FF"/>
    <w:rsid w:val="00E00355"/>
    <w:rsid w:val="00E32471"/>
    <w:rsid w:val="00E35AC4"/>
    <w:rsid w:val="00E40832"/>
    <w:rsid w:val="00E4372B"/>
    <w:rsid w:val="00E62798"/>
    <w:rsid w:val="00E630E6"/>
    <w:rsid w:val="00E666E8"/>
    <w:rsid w:val="00E70028"/>
    <w:rsid w:val="00E700F0"/>
    <w:rsid w:val="00E73304"/>
    <w:rsid w:val="00E73DEA"/>
    <w:rsid w:val="00E8009A"/>
    <w:rsid w:val="00E802CA"/>
    <w:rsid w:val="00E93A9E"/>
    <w:rsid w:val="00E968DD"/>
    <w:rsid w:val="00E97A91"/>
    <w:rsid w:val="00EA6554"/>
    <w:rsid w:val="00EA76A4"/>
    <w:rsid w:val="00EB1399"/>
    <w:rsid w:val="00EB2C1F"/>
    <w:rsid w:val="00EC15D8"/>
    <w:rsid w:val="00EC2571"/>
    <w:rsid w:val="00EC434E"/>
    <w:rsid w:val="00EC5B05"/>
    <w:rsid w:val="00ED0E79"/>
    <w:rsid w:val="00ED210E"/>
    <w:rsid w:val="00ED378F"/>
    <w:rsid w:val="00EE4D42"/>
    <w:rsid w:val="00EE5AF1"/>
    <w:rsid w:val="00EF2A57"/>
    <w:rsid w:val="00EF6E1C"/>
    <w:rsid w:val="00EF7AC7"/>
    <w:rsid w:val="00F01197"/>
    <w:rsid w:val="00F011CF"/>
    <w:rsid w:val="00F019F2"/>
    <w:rsid w:val="00F03EC4"/>
    <w:rsid w:val="00F14055"/>
    <w:rsid w:val="00F1756B"/>
    <w:rsid w:val="00F202D0"/>
    <w:rsid w:val="00F22FF9"/>
    <w:rsid w:val="00F24468"/>
    <w:rsid w:val="00F3153B"/>
    <w:rsid w:val="00F34956"/>
    <w:rsid w:val="00F352C2"/>
    <w:rsid w:val="00F3710A"/>
    <w:rsid w:val="00F508D6"/>
    <w:rsid w:val="00F51105"/>
    <w:rsid w:val="00F561C0"/>
    <w:rsid w:val="00F67560"/>
    <w:rsid w:val="00F70550"/>
    <w:rsid w:val="00F71B92"/>
    <w:rsid w:val="00F72F79"/>
    <w:rsid w:val="00F75964"/>
    <w:rsid w:val="00F83410"/>
    <w:rsid w:val="00FA3919"/>
    <w:rsid w:val="00FA7CBA"/>
    <w:rsid w:val="00FB622E"/>
    <w:rsid w:val="00FC02C7"/>
    <w:rsid w:val="00FD5966"/>
    <w:rsid w:val="00FD6B2E"/>
    <w:rsid w:val="00FE07CD"/>
    <w:rsid w:val="00FE1AD6"/>
    <w:rsid w:val="00FE3448"/>
    <w:rsid w:val="00FE450B"/>
    <w:rsid w:val="00FE6755"/>
    <w:rsid w:val="00FF63E7"/>
    <w:rsid w:val="026081F3"/>
    <w:rsid w:val="031A62AB"/>
    <w:rsid w:val="036451C8"/>
    <w:rsid w:val="05AF2003"/>
    <w:rsid w:val="06614606"/>
    <w:rsid w:val="070EC5A9"/>
    <w:rsid w:val="0ABF2670"/>
    <w:rsid w:val="0C73AA6E"/>
    <w:rsid w:val="0D755C0D"/>
    <w:rsid w:val="0ECB184C"/>
    <w:rsid w:val="1066E8AD"/>
    <w:rsid w:val="13B458F0"/>
    <w:rsid w:val="18788657"/>
    <w:rsid w:val="195A6C63"/>
    <w:rsid w:val="1B46919E"/>
    <w:rsid w:val="1DBFDCCE"/>
    <w:rsid w:val="20167904"/>
    <w:rsid w:val="24449E60"/>
    <w:rsid w:val="2A95B9C2"/>
    <w:rsid w:val="2EF1C3F5"/>
    <w:rsid w:val="30474589"/>
    <w:rsid w:val="30BA6C47"/>
    <w:rsid w:val="314F1819"/>
    <w:rsid w:val="3200A25A"/>
    <w:rsid w:val="32CA4DF1"/>
    <w:rsid w:val="34054DB6"/>
    <w:rsid w:val="358DDD6A"/>
    <w:rsid w:val="35A9030B"/>
    <w:rsid w:val="3729ADCB"/>
    <w:rsid w:val="381B004D"/>
    <w:rsid w:val="396A327B"/>
    <w:rsid w:val="3D8EA4E4"/>
    <w:rsid w:val="3E8196B1"/>
    <w:rsid w:val="4607FBBE"/>
    <w:rsid w:val="4801A970"/>
    <w:rsid w:val="4B188F9F"/>
    <w:rsid w:val="4BEE72DC"/>
    <w:rsid w:val="4CD4AF26"/>
    <w:rsid w:val="4FF392F8"/>
    <w:rsid w:val="51FCA580"/>
    <w:rsid w:val="53A0822A"/>
    <w:rsid w:val="53E41B09"/>
    <w:rsid w:val="56624805"/>
    <w:rsid w:val="56D822EC"/>
    <w:rsid w:val="5B3CFBD6"/>
    <w:rsid w:val="6660BA88"/>
    <w:rsid w:val="6A15A1F2"/>
    <w:rsid w:val="6AB948BC"/>
    <w:rsid w:val="6B00820E"/>
    <w:rsid w:val="6B089CBE"/>
    <w:rsid w:val="6BE90842"/>
    <w:rsid w:val="6D08EA0B"/>
    <w:rsid w:val="6E3822D0"/>
    <w:rsid w:val="6E43047D"/>
    <w:rsid w:val="6EB559E8"/>
    <w:rsid w:val="6FEAF07F"/>
    <w:rsid w:val="71DC5B2E"/>
    <w:rsid w:val="73782B8F"/>
    <w:rsid w:val="74A76454"/>
    <w:rsid w:val="7513FBF0"/>
    <w:rsid w:val="7681B364"/>
    <w:rsid w:val="785B3BF2"/>
    <w:rsid w:val="7C216619"/>
    <w:rsid w:val="7DB5E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00C2CE"/>
  <w15:chartTrackingRefBased/>
  <w15:docId w15:val="{DFB52C23-B4FC-469D-87F2-98DE1ACD7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0BC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jc w:val="right"/>
      <w:outlineLvl w:val="1"/>
    </w:pPr>
    <w:rPr>
      <w:rFonts w:ascii="Arial" w:hAnsi="Arial" w:cs="Arial"/>
      <w:i/>
      <w:iCs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ascii="Arial" w:hAnsi="Arial" w:cs="Arial"/>
      <w:i/>
      <w:iCs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  <w:sz w:val="22"/>
      <w:lang w:eastAsia="en-US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 w:cs="Arial"/>
      <w:b/>
      <w:bCs/>
      <w:sz w:val="16"/>
      <w:lang w:eastAsia="en-US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bCs/>
      <w:sz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rPr>
      <w:rFonts w:ascii="Arial" w:hAnsi="Arial" w:cs="Arial"/>
      <w:color w:val="FF0000"/>
    </w:rPr>
  </w:style>
  <w:style w:type="paragraph" w:styleId="Textoindependiente2">
    <w:name w:val="Body Text 2"/>
    <w:basedOn w:val="Normal"/>
    <w:rPr>
      <w:rFonts w:ascii="Arial" w:hAnsi="Arial" w:cs="Arial"/>
      <w:i/>
      <w:iCs/>
    </w:rPr>
  </w:style>
  <w:style w:type="character" w:styleId="Hipervnculo">
    <w:name w:val="Hyperlink"/>
    <w:rPr>
      <w:color w:val="0000FF"/>
      <w:u w:val="single"/>
    </w:rPr>
  </w:style>
  <w:style w:type="paragraph" w:styleId="Textoindependiente3">
    <w:name w:val="Body Text 3"/>
    <w:basedOn w:val="Normal"/>
    <w:pPr>
      <w:jc w:val="both"/>
    </w:pPr>
    <w:rPr>
      <w:rFonts w:ascii="Arial" w:hAnsi="Arial" w:cs="Arial"/>
      <w:lang w:val="es-MX"/>
    </w:rPr>
  </w:style>
  <w:style w:type="paragraph" w:styleId="Textodeglobo">
    <w:name w:val="Balloon Text"/>
    <w:basedOn w:val="Normal"/>
    <w:semiHidden/>
    <w:rsid w:val="002B12E0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9C35B8"/>
    <w:rPr>
      <w:sz w:val="16"/>
      <w:szCs w:val="16"/>
    </w:rPr>
  </w:style>
  <w:style w:type="paragraph" w:styleId="Textocomentario">
    <w:name w:val="annotation text"/>
    <w:basedOn w:val="Normal"/>
    <w:semiHidden/>
    <w:rsid w:val="009C35B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C35B8"/>
    <w:rPr>
      <w:b/>
      <w:bCs/>
    </w:rPr>
  </w:style>
  <w:style w:type="paragraph" w:styleId="Prrafodelista">
    <w:name w:val="List Paragraph"/>
    <w:basedOn w:val="Normal"/>
    <w:link w:val="PrrafodelistaCar"/>
    <w:uiPriority w:val="34"/>
    <w:qFormat/>
    <w:rsid w:val="006A27E3"/>
    <w:pPr>
      <w:ind w:left="708"/>
    </w:pPr>
  </w:style>
  <w:style w:type="character" w:customStyle="1" w:styleId="EncabezadoCar">
    <w:name w:val="Encabezado Car"/>
    <w:link w:val="Encabezado"/>
    <w:uiPriority w:val="99"/>
    <w:rsid w:val="009955F5"/>
    <w:rPr>
      <w:sz w:val="24"/>
      <w:szCs w:val="24"/>
      <w:lang w:val="es-ES" w:eastAsia="es-ES"/>
    </w:rPr>
  </w:style>
  <w:style w:type="character" w:customStyle="1" w:styleId="PrrafodelistaCar">
    <w:name w:val="Párrafo de lista Car"/>
    <w:link w:val="Prrafodelista"/>
    <w:uiPriority w:val="34"/>
    <w:rsid w:val="007D4EFE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9427E3"/>
    <w:rPr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C63D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comunicacioninterna@macdermid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 xmlns=""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 xmlns=""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LongProperties xmlns="http://schemas.microsoft.com/office/2006/metadata/longProperties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974FC7CFB81446AB5E7F4E2BF691C3" ma:contentTypeVersion="6" ma:contentTypeDescription="Create a new document." ma:contentTypeScope="" ma:versionID="56e49ac020013bae55aa45eb44c426d7">
  <xsd:schema xmlns:xsd="http://www.w3.org/2001/XMLSchema" xmlns:xs="http://www.w3.org/2001/XMLSchema" xmlns:p="http://schemas.microsoft.com/office/2006/metadata/properties" xmlns:ns2="5fbc36cc-4a3d-459d-a4e8-c232f9d05c81" targetNamespace="http://schemas.microsoft.com/office/2006/metadata/properties" ma:root="true" ma:fieldsID="b85522da43bb1638b44fe46088bb5a52" ns2:_="">
    <xsd:import namespace="5fbc36cc-4a3d-459d-a4e8-c232f9d05c8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bc36cc-4a3d-459d-a4e8-c232f9d05c81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fals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fals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573B4B-1906-4BE0-BCD7-474C730121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CBD672-1CD4-487A-9ADB-BDBF2B9D23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37E6B9-3703-47D5-A789-1957728AB7F2}">
  <ds:schemaRefs>
    <ds:schemaRef ds:uri="http://schemas.microsoft.com/sharepoint/events"/>
    <ds:schemaRef ds:uri=""/>
  </ds:schemaRefs>
</ds:datastoreItem>
</file>

<file path=customXml/itemProps4.xml><?xml version="1.0" encoding="utf-8"?>
<ds:datastoreItem xmlns:ds="http://schemas.openxmlformats.org/officeDocument/2006/customXml" ds:itemID="{3500009E-4BBA-465D-A4F3-E122FF3DA17F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BD0AAD5D-F4B2-4299-92C6-39C01A1938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bc36cc-4a3d-459d-a4e8-c232f9d05c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2751</Words>
  <Characters>15133</Characters>
  <Application>Microsoft Office Word</Application>
  <DocSecurity>0</DocSecurity>
  <Lines>126</Lines>
  <Paragraphs>35</Paragraphs>
  <ScaleCrop>false</ScaleCrop>
  <Company>Toyota Motor Sales Mexico</Company>
  <LinksUpToDate>false</LinksUpToDate>
  <CharactersWithSpaces>17849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Política: Asignación de Automóviles (RH-001-2003)</dc:title>
  <dc:subject/>
  <dc:creator>Rafael Iturria</dc:creator>
  <cp:keywords/>
  <cp:lastModifiedBy>Vazquez Garcia, Israel</cp:lastModifiedBy>
  <cp:revision>9</cp:revision>
  <cp:lastPrinted>2019-10-31T20:32:00Z</cp:lastPrinted>
  <dcterms:created xsi:type="dcterms:W3CDTF">2026-08-21T18:16:00Z</dcterms:created>
  <dcterms:modified xsi:type="dcterms:W3CDTF">2026-08-21T18:42:00Z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/>
  </property>
  <property fmtid="{D5CDD505-2E9C-101B-9397-08002B2CF9AE}" pid="3" name="_dlc_DocIdItemGuid">
    <vt:lpwstr>3222892f-87de-4329-b9a3-6e8851de6843</vt:lpwstr>
  </property>
  <property fmtid="{D5CDD505-2E9C-101B-9397-08002B2CF9AE}" pid="4" name="_dlc_DocIdUrl">
    <vt:lpwstr>, </vt:lpwstr>
  </property>
  <property fmtid="{D5CDD505-2E9C-101B-9397-08002B2CF9AE}" pid="5" name="display_urn:schemas-microsoft-com:office:office#Editor">
    <vt:lpwstr>Rafael Iturria (TMS)</vt:lpwstr>
  </property>
  <property fmtid="{D5CDD505-2E9C-101B-9397-08002B2CF9AE}" pid="6" name="Title">
    <vt:lpwstr>Política: Asignación de Automóviles (RH-001-2003)</vt:lpwstr>
  </property>
  <property fmtid="{D5CDD505-2E9C-101B-9397-08002B2CF9AE}" pid="7" name="_dlc_DocIdPersistId">
    <vt:lpwstr/>
  </property>
  <property fmtid="{D5CDD505-2E9C-101B-9397-08002B2CF9AE}" pid="8" name="Order">
    <vt:lpwstr>3000.00000000000</vt:lpwstr>
  </property>
  <property fmtid="{D5CDD505-2E9C-101B-9397-08002B2CF9AE}" pid="9" name="display_urn:schemas-microsoft-com:office:office#Author">
    <vt:lpwstr>Rafael Iturria (TMS)</vt:lpwstr>
  </property>
  <property fmtid="{D5CDD505-2E9C-101B-9397-08002B2CF9AE}" pid="10" name="TitusGUID">
    <vt:lpwstr>fdfa4850-242f-47cc-8329-3f6f4b9abb66</vt:lpwstr>
  </property>
  <property fmtid="{D5CDD505-2E9C-101B-9397-08002B2CF9AE}" pid="11" name="ToyotaClassification">
    <vt:lpwstr>PROTECTED</vt:lpwstr>
  </property>
  <property fmtid="{D5CDD505-2E9C-101B-9397-08002B2CF9AE}" pid="12" name="ToyotaVisualMarkings">
    <vt:lpwstr>Top Left</vt:lpwstr>
  </property>
</Properties>
</file>